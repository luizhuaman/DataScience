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5E7" w:rsidRPr="00B775E7" w:rsidRDefault="00B775E7" w:rsidP="00B775E7">
      <w:pPr>
        <w:pStyle w:val="NormalWeb"/>
        <w:shd w:val="clear" w:color="auto" w:fill="FFFFFF"/>
        <w:spacing w:before="0" w:beforeAutospacing="0" w:after="0" w:afterAutospacing="0"/>
        <w:rPr>
          <w:rFonts w:ascii="Arial" w:hAnsi="Arial" w:cs="Arial"/>
          <w:color w:val="4A4A4A"/>
          <w:lang w:val="es-ES"/>
        </w:rPr>
      </w:pPr>
      <w:r w:rsidRPr="00B775E7">
        <w:rPr>
          <w:rStyle w:val="Textoennegrita"/>
          <w:rFonts w:ascii="Arial" w:hAnsi="Arial" w:cs="Arial"/>
          <w:color w:val="4A4A4A"/>
          <w:lang w:val="es-ES"/>
        </w:rPr>
        <w:t>¿Qué es y qué hace el Científico de datos o Data Scientist?</w:t>
      </w:r>
      <w:r w:rsidRPr="00B775E7">
        <w:rPr>
          <w:rFonts w:ascii="Arial" w:hAnsi="Arial" w:cs="Arial"/>
          <w:color w:val="4A4A4A"/>
          <w:lang w:val="es-ES"/>
        </w:rPr>
        <w:br/>
        <w:t>Científico de datos: </w:t>
      </w:r>
      <w:r w:rsidRPr="00B775E7">
        <w:rPr>
          <w:rStyle w:val="nfasis"/>
          <w:rFonts w:ascii="Arial" w:hAnsi="Arial" w:cs="Arial"/>
          <w:color w:val="4A4A4A"/>
          <w:lang w:val="es-ES"/>
        </w:rPr>
        <w:t>Persona que sabe más de estadística que cualquier programador y que a la vez sabe más de programación que cualquier estadístico</w:t>
      </w:r>
      <w:r w:rsidRPr="00B775E7">
        <w:rPr>
          <w:rFonts w:ascii="Arial" w:hAnsi="Arial" w:cs="Arial"/>
          <w:color w:val="4A4A4A"/>
          <w:lang w:val="es-ES"/>
        </w:rPr>
        <w:t>.</w:t>
      </w:r>
      <w:r w:rsidRPr="00B775E7">
        <w:rPr>
          <w:rFonts w:ascii="Arial" w:hAnsi="Arial" w:cs="Arial"/>
          <w:color w:val="4A4A4A"/>
          <w:lang w:val="es-ES"/>
        </w:rPr>
        <w:br/>
        <w:t>Profesional dedicado a analizar e interpretar grandes bases de datos.</w:t>
      </w:r>
    </w:p>
    <w:p w:rsidR="00B775E7" w:rsidRDefault="00B775E7" w:rsidP="000D5450">
      <w:pPr>
        <w:pStyle w:val="NormalWeb"/>
        <w:shd w:val="clear" w:color="auto" w:fill="FFFFFF"/>
        <w:spacing w:before="0" w:beforeAutospacing="0" w:after="0" w:afterAutospacing="0"/>
        <w:jc w:val="center"/>
        <w:rPr>
          <w:rFonts w:ascii="Arial" w:hAnsi="Arial" w:cs="Arial"/>
          <w:color w:val="4A4A4A"/>
          <w:lang w:val="es-ES"/>
        </w:rPr>
      </w:pPr>
      <w:r w:rsidRPr="00B775E7">
        <w:rPr>
          <w:rFonts w:ascii="Arial" w:hAnsi="Arial" w:cs="Arial"/>
          <w:color w:val="4A4A4A"/>
          <w:lang w:val="es-ES"/>
        </w:rPr>
        <w:t>■Recopilar grandes cantidades de datos revueltos y transformarlos a un formato más utilizable.</w:t>
      </w:r>
      <w:r w:rsidRPr="00B775E7">
        <w:rPr>
          <w:rFonts w:ascii="Arial" w:hAnsi="Arial" w:cs="Arial"/>
          <w:color w:val="4A4A4A"/>
          <w:lang w:val="es-ES"/>
        </w:rPr>
        <w:br/>
        <w:t>■Resolver problemas relacionados con negocios empleando técnicas basadas en datos.</w:t>
      </w:r>
      <w:r w:rsidRPr="00B775E7">
        <w:rPr>
          <w:rFonts w:ascii="Arial" w:hAnsi="Arial" w:cs="Arial"/>
          <w:color w:val="4A4A4A"/>
          <w:lang w:val="es-ES"/>
        </w:rPr>
        <w:br/>
        <w:t>■Trabajar con diversos lenguajes de programación, incluidos SAS, R y Python.</w:t>
      </w:r>
      <w:r w:rsidRPr="00B775E7">
        <w:rPr>
          <w:rFonts w:ascii="Arial" w:hAnsi="Arial" w:cs="Arial"/>
          <w:color w:val="4A4A4A"/>
          <w:lang w:val="es-ES"/>
        </w:rPr>
        <w:br/>
        <w:t>■Dominar técnicas analíticas como el machine learning, deep learning y analítica de texto.</w:t>
      </w:r>
      <w:r w:rsidRPr="00B775E7">
        <w:rPr>
          <w:rFonts w:ascii="Arial" w:hAnsi="Arial" w:cs="Arial"/>
          <w:color w:val="4A4A4A"/>
          <w:lang w:val="es-ES"/>
        </w:rPr>
        <w:br/>
        <w:t>■Buscar orden y patrones en datos, además de detectar tendencias que puedan ayudar a la base de</w:t>
      </w:r>
      <w:r w:rsidR="00FE294C">
        <w:rPr>
          <w:rFonts w:ascii="Arial" w:hAnsi="Arial" w:cs="Arial"/>
          <w:color w:val="4A4A4A"/>
          <w:lang w:val="es-ES"/>
        </w:rPr>
        <w:t xml:space="preserve"> </w:t>
      </w:r>
      <w:r w:rsidRPr="00B775E7">
        <w:rPr>
          <w:rFonts w:ascii="Arial" w:hAnsi="Arial" w:cs="Arial"/>
          <w:color w:val="4A4A4A"/>
          <w:lang w:val="es-ES"/>
        </w:rPr>
        <w:t>operación de una empresa.</w:t>
      </w:r>
      <w:r w:rsidRPr="00B775E7">
        <w:rPr>
          <w:rFonts w:ascii="Arial" w:hAnsi="Arial" w:cs="Arial"/>
          <w:color w:val="4A4A4A"/>
          <w:lang w:val="es-ES"/>
        </w:rPr>
        <w:br/>
      </w:r>
      <w:r>
        <w:rPr>
          <w:rFonts w:ascii="Arial" w:hAnsi="Arial" w:cs="Arial"/>
          <w:noProof/>
          <w:color w:val="4A4A4A"/>
        </w:rPr>
        <w:drawing>
          <wp:inline distT="0" distB="0" distL="0" distR="0">
            <wp:extent cx="6504521" cy="6642202"/>
            <wp:effectExtent l="0" t="0" r="0" b="6350"/>
            <wp:docPr id="2" name="Imagen 2" descr="¿Qué es un Data Scientist_ Científico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Data Scientist_ Científico de Dato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59201" cy="6698039"/>
                    </a:xfrm>
                    <a:prstGeom prst="rect">
                      <a:avLst/>
                    </a:prstGeom>
                    <a:noFill/>
                    <a:ln>
                      <a:noFill/>
                    </a:ln>
                  </pic:spPr>
                </pic:pic>
              </a:graphicData>
            </a:graphic>
          </wp:inline>
        </w:drawing>
      </w:r>
    </w:p>
    <w:p w:rsidR="00053333" w:rsidRDefault="004D6451" w:rsidP="00053333">
      <w:pPr>
        <w:pStyle w:val="NormalWeb"/>
        <w:shd w:val="clear" w:color="auto" w:fill="FFFFFF"/>
        <w:spacing w:before="0" w:beforeAutospacing="0" w:after="0" w:afterAutospacing="0"/>
        <w:jc w:val="center"/>
        <w:rPr>
          <w:rFonts w:ascii="Arial" w:hAnsi="Arial" w:cs="Arial"/>
          <w:color w:val="4A4A4A"/>
          <w:lang w:val="es-ES"/>
        </w:rPr>
      </w:pPr>
      <w:r>
        <w:rPr>
          <w:noProof/>
        </w:rPr>
        <w:lastRenderedPageBreak/>
        <w:drawing>
          <wp:inline distT="0" distB="0" distL="0" distR="0">
            <wp:extent cx="4078118" cy="2355781"/>
            <wp:effectExtent l="0" t="0" r="0" b="6985"/>
            <wp:docPr id="3" name="Imagen 3" descr="https://miro.medium.com/max/1558/0*sLtsxtuQyiDTXM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558/0*sLtsxtuQyiDTXM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2161" cy="2363893"/>
                    </a:xfrm>
                    <a:prstGeom prst="rect">
                      <a:avLst/>
                    </a:prstGeom>
                    <a:noFill/>
                    <a:ln>
                      <a:noFill/>
                    </a:ln>
                  </pic:spPr>
                </pic:pic>
              </a:graphicData>
            </a:graphic>
          </wp:inline>
        </w:drawing>
      </w:r>
    </w:p>
    <w:p w:rsidR="00053333" w:rsidRDefault="00053333" w:rsidP="00053333">
      <w:pPr>
        <w:pStyle w:val="NormalWeb"/>
        <w:shd w:val="clear" w:color="auto" w:fill="FFFFFF"/>
        <w:spacing w:before="0" w:beforeAutospacing="0" w:after="0" w:afterAutospacing="0"/>
        <w:jc w:val="center"/>
        <w:rPr>
          <w:rFonts w:ascii="Arial" w:hAnsi="Arial" w:cs="Arial"/>
          <w:color w:val="4A4A4A"/>
          <w:lang w:val="es-ES"/>
        </w:rPr>
      </w:pPr>
    </w:p>
    <w:p w:rsidR="00053333" w:rsidRPr="00053333" w:rsidRDefault="00053333" w:rsidP="00053333">
      <w:pPr>
        <w:pBdr>
          <w:bottom w:val="single" w:sz="6" w:space="11" w:color="E9E9E9"/>
        </w:pBdr>
        <w:spacing w:after="225" w:line="240" w:lineRule="auto"/>
        <w:outlineLvl w:val="0"/>
        <w:rPr>
          <w:rFonts w:ascii="cooper_hewittmedium" w:eastAsia="Times New Roman" w:hAnsi="cooper_hewittmedium" w:cs="Times New Roman"/>
          <w:b/>
          <w:bCs/>
          <w:color w:val="000000"/>
          <w:spacing w:val="-2"/>
          <w:kern w:val="36"/>
          <w:sz w:val="36"/>
          <w:szCs w:val="36"/>
          <w:lang w:val="es-ES"/>
        </w:rPr>
      </w:pPr>
      <w:r w:rsidRPr="00053333">
        <w:rPr>
          <w:rFonts w:ascii="cooper_hewittmedium" w:eastAsia="Times New Roman" w:hAnsi="cooper_hewittmedium" w:cs="Times New Roman"/>
          <w:b/>
          <w:bCs/>
          <w:color w:val="000000"/>
          <w:spacing w:val="-2"/>
          <w:kern w:val="36"/>
          <w:sz w:val="36"/>
          <w:szCs w:val="36"/>
          <w:lang w:val="es-ES"/>
        </w:rPr>
        <w:t>¿Qué tipo de información podemos analizar?</w:t>
      </w:r>
    </w:p>
    <w:p w:rsidR="00053333" w:rsidRDefault="00053333" w:rsidP="00053333">
      <w:pPr>
        <w:pStyle w:val="NormalWeb"/>
        <w:shd w:val="clear" w:color="auto" w:fill="FFFFFF"/>
        <w:spacing w:before="0" w:beforeAutospacing="0" w:after="0" w:afterAutospacing="0"/>
        <w:rPr>
          <w:rFonts w:ascii="Arial" w:hAnsi="Arial" w:cs="Arial"/>
          <w:color w:val="4A4A4A"/>
          <w:lang w:val="es-ES"/>
        </w:rPr>
      </w:pPr>
      <w:r>
        <w:rPr>
          <w:rFonts w:ascii="Arial" w:hAnsi="Arial" w:cs="Arial"/>
          <w:color w:val="4A4A4A"/>
          <w:lang w:val="es-ES"/>
        </w:rPr>
        <w:t>Las cookies incluye los terminos y condiciones. Estan advirtiendo de todo el registro y informacion que van a recoger.</w:t>
      </w:r>
    </w:p>
    <w:p w:rsidR="00053333" w:rsidRDefault="00053333" w:rsidP="00053333">
      <w:pPr>
        <w:pStyle w:val="NormalWeb"/>
        <w:shd w:val="clear" w:color="auto" w:fill="FFFFFF"/>
        <w:spacing w:before="0" w:beforeAutospacing="0" w:after="0" w:afterAutospacing="0"/>
        <w:jc w:val="center"/>
        <w:rPr>
          <w:rFonts w:ascii="Arial" w:hAnsi="Arial" w:cs="Arial"/>
          <w:color w:val="4A4A4A"/>
          <w:lang w:val="es-ES"/>
        </w:rPr>
      </w:pPr>
    </w:p>
    <w:p w:rsidR="006929F9" w:rsidRDefault="006929F9" w:rsidP="00053333">
      <w:pPr>
        <w:pStyle w:val="NormalWeb"/>
        <w:shd w:val="clear" w:color="auto" w:fill="FFFFFF"/>
        <w:spacing w:before="0" w:beforeAutospacing="0" w:after="0" w:afterAutospacing="0"/>
        <w:jc w:val="center"/>
        <w:rPr>
          <w:rFonts w:ascii="Arial" w:hAnsi="Arial" w:cs="Arial"/>
          <w:color w:val="4A4A4A"/>
          <w:lang w:val="es-ES"/>
        </w:rPr>
      </w:pPr>
      <w:r>
        <w:rPr>
          <w:noProof/>
        </w:rPr>
        <w:drawing>
          <wp:inline distT="0" distB="0" distL="0" distR="0">
            <wp:extent cx="3821430" cy="3821430"/>
            <wp:effectExtent l="0" t="0" r="7620" b="7620"/>
            <wp:docPr id="4" name="Imagen 4" descr="CC_2732678_20601ec6d3a247d59f8f0cc343ad2f47_otros_que_no_quiero_tus_p_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_2732678_20601ec6d3a247d59f8f0cc343ad2f47_otros_que_no_quiero_tus_p_cooki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1430" cy="3821430"/>
                    </a:xfrm>
                    <a:prstGeom prst="rect">
                      <a:avLst/>
                    </a:prstGeom>
                    <a:noFill/>
                    <a:ln>
                      <a:noFill/>
                    </a:ln>
                  </pic:spPr>
                </pic:pic>
              </a:graphicData>
            </a:graphic>
          </wp:inline>
        </w:drawing>
      </w:r>
    </w:p>
    <w:p w:rsidR="00053333" w:rsidRPr="00B775E7" w:rsidRDefault="00053333" w:rsidP="00053333">
      <w:pPr>
        <w:pStyle w:val="NormalWeb"/>
        <w:shd w:val="clear" w:color="auto" w:fill="FFFFFF"/>
        <w:spacing w:before="0" w:beforeAutospacing="0" w:after="0" w:afterAutospacing="0"/>
        <w:rPr>
          <w:rFonts w:ascii="Arial" w:hAnsi="Arial" w:cs="Arial"/>
          <w:color w:val="4A4A4A"/>
          <w:lang w:val="es-ES"/>
        </w:rPr>
      </w:pPr>
    </w:p>
    <w:p w:rsidR="003A37BB" w:rsidRDefault="003A37BB" w:rsidP="00053333">
      <w:pPr>
        <w:shd w:val="clear" w:color="auto" w:fill="FFFFFF"/>
        <w:spacing w:after="0" w:line="240" w:lineRule="auto"/>
        <w:rPr>
          <w:rFonts w:ascii="Arial" w:eastAsia="Times New Roman" w:hAnsi="Arial" w:cs="Arial"/>
          <w:color w:val="4A4A4A"/>
          <w:sz w:val="24"/>
          <w:szCs w:val="24"/>
          <w:lang w:val="en-US"/>
        </w:rPr>
      </w:pPr>
    </w:p>
    <w:p w:rsidR="00053333" w:rsidRPr="00053333" w:rsidRDefault="00053333" w:rsidP="00053333">
      <w:pPr>
        <w:shd w:val="clear" w:color="auto" w:fill="FFFFFF"/>
        <w:spacing w:after="0" w:line="240" w:lineRule="auto"/>
        <w:rPr>
          <w:rFonts w:ascii="Arial" w:eastAsia="Times New Roman" w:hAnsi="Arial" w:cs="Arial"/>
          <w:color w:val="4A4A4A"/>
          <w:sz w:val="24"/>
          <w:szCs w:val="24"/>
          <w:lang w:val="en-US"/>
        </w:rPr>
      </w:pPr>
      <w:r w:rsidRPr="00053333">
        <w:rPr>
          <w:rFonts w:ascii="Arial" w:eastAsia="Times New Roman" w:hAnsi="Arial" w:cs="Arial"/>
          <w:color w:val="4A4A4A"/>
          <w:sz w:val="24"/>
          <w:szCs w:val="24"/>
          <w:lang w:val="en-US"/>
        </w:rPr>
        <w:t>Tipología de datos:</w:t>
      </w:r>
    </w:p>
    <w:p w:rsidR="00053333" w:rsidRPr="00053333" w:rsidRDefault="00053333" w:rsidP="00053333">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Personas</w:t>
      </w:r>
      <w:r w:rsidRPr="00053333">
        <w:rPr>
          <w:rFonts w:ascii="Arial" w:eastAsia="Times New Roman" w:hAnsi="Arial" w:cs="Arial"/>
          <w:color w:val="4A4A4A"/>
          <w:sz w:val="24"/>
          <w:szCs w:val="24"/>
          <w:lang w:val="es-ES"/>
        </w:rPr>
        <w:t>: gustos, likes o preferencias, lugares que has visitado, personas con las que estás más tiempo.</w:t>
      </w:r>
    </w:p>
    <w:p w:rsidR="00053333" w:rsidRPr="00053333" w:rsidRDefault="00053333" w:rsidP="00053333">
      <w:pPr>
        <w:numPr>
          <w:ilvl w:val="0"/>
          <w:numId w:val="1"/>
        </w:numPr>
        <w:shd w:val="clear" w:color="auto" w:fill="FFFFFF"/>
        <w:spacing w:after="0" w:line="240" w:lineRule="auto"/>
        <w:ind w:left="0"/>
        <w:rPr>
          <w:rFonts w:ascii="Arial" w:eastAsia="Times New Roman" w:hAnsi="Arial" w:cs="Arial"/>
          <w:color w:val="4A4A4A"/>
          <w:sz w:val="24"/>
          <w:szCs w:val="24"/>
          <w:lang w:val="en-US"/>
        </w:rPr>
      </w:pPr>
      <w:r w:rsidRPr="00053333">
        <w:rPr>
          <w:rFonts w:ascii="Arial" w:eastAsia="Times New Roman" w:hAnsi="Arial" w:cs="Arial"/>
          <w:b/>
          <w:bCs/>
          <w:color w:val="4A4A4A"/>
          <w:sz w:val="24"/>
          <w:szCs w:val="24"/>
          <w:lang w:val="en-US"/>
        </w:rPr>
        <w:t>Transacciones</w:t>
      </w:r>
      <w:r w:rsidRPr="00053333">
        <w:rPr>
          <w:rFonts w:ascii="Arial" w:eastAsia="Times New Roman" w:hAnsi="Arial" w:cs="Arial"/>
          <w:color w:val="4A4A4A"/>
          <w:sz w:val="24"/>
          <w:szCs w:val="24"/>
          <w:lang w:val="en-US"/>
        </w:rPr>
        <w:t>:</w:t>
      </w:r>
    </w:p>
    <w:p w:rsidR="00053333" w:rsidRPr="00053333" w:rsidRDefault="00053333" w:rsidP="00053333">
      <w:pPr>
        <w:numPr>
          <w:ilvl w:val="0"/>
          <w:numId w:val="2"/>
        </w:numPr>
        <w:shd w:val="clear" w:color="auto" w:fill="FFFFFF"/>
        <w:spacing w:after="0" w:line="240" w:lineRule="auto"/>
        <w:rPr>
          <w:rFonts w:ascii="Arial" w:eastAsia="Times New Roman" w:hAnsi="Arial" w:cs="Arial"/>
          <w:color w:val="4A4A4A"/>
          <w:sz w:val="24"/>
          <w:szCs w:val="24"/>
          <w:lang w:val="es-ES"/>
        </w:rPr>
      </w:pPr>
      <w:r w:rsidRPr="00053333">
        <w:rPr>
          <w:rFonts w:ascii="Arial" w:eastAsia="Times New Roman" w:hAnsi="Arial" w:cs="Arial"/>
          <w:color w:val="4A4A4A"/>
          <w:sz w:val="24"/>
          <w:szCs w:val="24"/>
          <w:lang w:val="es-ES"/>
        </w:rPr>
        <w:t>Monetarias: pagos, cuanto pagas, en qué establecimiento, que producto o servicio obtienes.</w:t>
      </w:r>
    </w:p>
    <w:p w:rsidR="00053333" w:rsidRPr="00053333" w:rsidRDefault="00053333" w:rsidP="00053333">
      <w:pPr>
        <w:numPr>
          <w:ilvl w:val="0"/>
          <w:numId w:val="2"/>
        </w:numPr>
        <w:shd w:val="clear" w:color="auto" w:fill="FFFFFF"/>
        <w:spacing w:after="0" w:line="240" w:lineRule="auto"/>
        <w:rPr>
          <w:rFonts w:ascii="Arial" w:eastAsia="Times New Roman" w:hAnsi="Arial" w:cs="Arial"/>
          <w:color w:val="4A4A4A"/>
          <w:sz w:val="24"/>
          <w:szCs w:val="24"/>
          <w:lang w:val="es-ES"/>
        </w:rPr>
      </w:pPr>
      <w:r w:rsidRPr="00053333">
        <w:rPr>
          <w:rFonts w:ascii="Arial" w:eastAsia="Times New Roman" w:hAnsi="Arial" w:cs="Arial"/>
          <w:color w:val="4A4A4A"/>
          <w:sz w:val="24"/>
          <w:szCs w:val="24"/>
          <w:lang w:val="es-ES"/>
        </w:rPr>
        <w:t>No monetarias: por ejemplos tus llamadas telefónicas, cuánto duran, a quién le marcas, etc.</w:t>
      </w:r>
    </w:p>
    <w:p w:rsidR="00053333" w:rsidRPr="00053333" w:rsidRDefault="00053333" w:rsidP="00053333">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lastRenderedPageBreak/>
        <w:t>Navegación web</w:t>
      </w:r>
      <w:r w:rsidRPr="00053333">
        <w:rPr>
          <w:rFonts w:ascii="Arial" w:eastAsia="Times New Roman" w:hAnsi="Arial" w:cs="Arial"/>
          <w:color w:val="4A4A4A"/>
          <w:sz w:val="24"/>
          <w:szCs w:val="24"/>
          <w:lang w:val="es-ES"/>
        </w:rPr>
        <w:t>: Quién accede a las páginas web, de dónde son, clicks que das, cuánto tiempo duras en la página.</w:t>
      </w:r>
    </w:p>
    <w:p w:rsidR="00053333" w:rsidRPr="00053333" w:rsidRDefault="00053333" w:rsidP="00053333">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Machine 2 Machine</w:t>
      </w:r>
      <w:r w:rsidRPr="00053333">
        <w:rPr>
          <w:rFonts w:ascii="Arial" w:eastAsia="Times New Roman" w:hAnsi="Arial" w:cs="Arial"/>
          <w:color w:val="4A4A4A"/>
          <w:sz w:val="24"/>
          <w:szCs w:val="24"/>
          <w:lang w:val="es-ES"/>
        </w:rPr>
        <w:t>: conexión de una máquina a otra máquina. Por ejemplo el GPS de tu teléfono para ubicar al conductor de Didi más cercano.</w:t>
      </w:r>
    </w:p>
    <w:p w:rsidR="00053333" w:rsidRDefault="00053333" w:rsidP="00053333">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Biométricos</w:t>
      </w:r>
      <w:r w:rsidRPr="00053333">
        <w:rPr>
          <w:rFonts w:ascii="Arial" w:eastAsia="Times New Roman" w:hAnsi="Arial" w:cs="Arial"/>
          <w:color w:val="4A4A4A"/>
          <w:sz w:val="24"/>
          <w:szCs w:val="24"/>
          <w:lang w:val="es-ES"/>
        </w:rPr>
        <w:t>: datos que te identifican como persona única, huella dactilar, tipo de sangre, tu voz, tu rostro para desbloquear tu smartphone, iris.</w:t>
      </w:r>
    </w:p>
    <w:p w:rsidR="00053333" w:rsidRDefault="00053333" w:rsidP="00053333">
      <w:pPr>
        <w:shd w:val="clear" w:color="auto" w:fill="FFFFFF"/>
        <w:spacing w:after="0" w:line="240" w:lineRule="auto"/>
        <w:rPr>
          <w:rFonts w:ascii="Arial" w:eastAsia="Times New Roman" w:hAnsi="Arial" w:cs="Arial"/>
          <w:color w:val="4A4A4A"/>
          <w:sz w:val="24"/>
          <w:szCs w:val="24"/>
          <w:lang w:val="es-ES"/>
        </w:rPr>
      </w:pPr>
    </w:p>
    <w:p w:rsidR="00053333" w:rsidRDefault="00053333" w:rsidP="00053333">
      <w:pPr>
        <w:shd w:val="clear" w:color="auto" w:fill="FFFFFF"/>
        <w:spacing w:after="0" w:line="240" w:lineRule="auto"/>
        <w:rPr>
          <w:rFonts w:ascii="Arial" w:eastAsia="Times New Roman" w:hAnsi="Arial" w:cs="Arial"/>
          <w:color w:val="4A4A4A"/>
          <w:sz w:val="24"/>
          <w:szCs w:val="24"/>
          <w:lang w:val="es-ES"/>
        </w:rPr>
      </w:pPr>
    </w:p>
    <w:p w:rsidR="00053333" w:rsidRPr="00053333" w:rsidRDefault="00053333" w:rsidP="00053333">
      <w:pPr>
        <w:numPr>
          <w:ilvl w:val="0"/>
          <w:numId w:val="3"/>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UBER</w:t>
      </w:r>
      <w:r w:rsidRPr="00053333">
        <w:rPr>
          <w:rFonts w:ascii="Arial" w:eastAsia="Times New Roman" w:hAnsi="Arial" w:cs="Arial"/>
          <w:color w:val="4A4A4A"/>
          <w:sz w:val="24"/>
          <w:szCs w:val="24"/>
          <w:lang w:val="es-ES"/>
        </w:rPr>
        <w:br/>
        <w:t>Datos personales: </w:t>
      </w:r>
      <w:r w:rsidRPr="00053333">
        <w:rPr>
          <w:rFonts w:ascii="Arial" w:eastAsia="Times New Roman" w:hAnsi="Arial" w:cs="Arial"/>
          <w:i/>
          <w:iCs/>
          <w:color w:val="4A4A4A"/>
          <w:sz w:val="24"/>
          <w:szCs w:val="24"/>
          <w:lang w:val="es-ES"/>
        </w:rPr>
        <w:t>para el análisis los clientes, edad, país.</w:t>
      </w:r>
      <w:r w:rsidRPr="00053333">
        <w:rPr>
          <w:rFonts w:ascii="Arial" w:eastAsia="Times New Roman" w:hAnsi="Arial" w:cs="Arial"/>
          <w:color w:val="4A4A4A"/>
          <w:sz w:val="24"/>
          <w:szCs w:val="24"/>
          <w:lang w:val="es-ES"/>
        </w:rPr>
        <w:br/>
        <w:t>Machine to Machine: </w:t>
      </w:r>
      <w:r w:rsidRPr="00053333">
        <w:rPr>
          <w:rFonts w:ascii="Arial" w:eastAsia="Times New Roman" w:hAnsi="Arial" w:cs="Arial"/>
          <w:i/>
          <w:iCs/>
          <w:color w:val="4A4A4A"/>
          <w:sz w:val="24"/>
          <w:szCs w:val="24"/>
          <w:lang w:val="es-ES"/>
        </w:rPr>
        <w:t>ubicación vía GPS de el cliente y vehículo.</w:t>
      </w:r>
      <w:r w:rsidRPr="00053333">
        <w:rPr>
          <w:rFonts w:ascii="Arial" w:eastAsia="Times New Roman" w:hAnsi="Arial" w:cs="Arial"/>
          <w:color w:val="4A4A4A"/>
          <w:sz w:val="24"/>
          <w:szCs w:val="24"/>
          <w:lang w:val="es-ES"/>
        </w:rPr>
        <w:br/>
        <w:t>Transacciones no monetarias, </w:t>
      </w:r>
      <w:r w:rsidRPr="00053333">
        <w:rPr>
          <w:rFonts w:ascii="Arial" w:eastAsia="Times New Roman" w:hAnsi="Arial" w:cs="Arial"/>
          <w:i/>
          <w:iCs/>
          <w:color w:val="4A4A4A"/>
          <w:sz w:val="24"/>
          <w:szCs w:val="24"/>
          <w:lang w:val="es-ES"/>
        </w:rPr>
        <w:t>cantidad de viajes que un cliente realiza y su destino.</w:t>
      </w:r>
    </w:p>
    <w:p w:rsidR="00053333" w:rsidRPr="00053333" w:rsidRDefault="00053333" w:rsidP="00053333">
      <w:pPr>
        <w:numPr>
          <w:ilvl w:val="0"/>
          <w:numId w:val="3"/>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FACEBOOK</w:t>
      </w:r>
      <w:r w:rsidRPr="00053333">
        <w:rPr>
          <w:rFonts w:ascii="Arial" w:eastAsia="Times New Roman" w:hAnsi="Arial" w:cs="Arial"/>
          <w:color w:val="4A4A4A"/>
          <w:sz w:val="24"/>
          <w:szCs w:val="24"/>
          <w:lang w:val="es-ES"/>
        </w:rPr>
        <w:br/>
        <w:t>Datos personales: </w:t>
      </w:r>
      <w:r w:rsidRPr="00053333">
        <w:rPr>
          <w:rFonts w:ascii="Arial" w:eastAsia="Times New Roman" w:hAnsi="Arial" w:cs="Arial"/>
          <w:i/>
          <w:iCs/>
          <w:color w:val="4A4A4A"/>
          <w:sz w:val="24"/>
          <w:szCs w:val="24"/>
          <w:lang w:val="es-ES"/>
        </w:rPr>
        <w:t>registrados para ver la cantidad de usuarios y sus características.</w:t>
      </w:r>
      <w:r w:rsidRPr="00053333">
        <w:rPr>
          <w:rFonts w:ascii="Arial" w:eastAsia="Times New Roman" w:hAnsi="Arial" w:cs="Arial"/>
          <w:color w:val="4A4A4A"/>
          <w:sz w:val="24"/>
          <w:szCs w:val="24"/>
          <w:lang w:val="es-ES"/>
        </w:rPr>
        <w:br/>
        <w:t>Datos de navegación en la red social: </w:t>
      </w:r>
      <w:r w:rsidRPr="00053333">
        <w:rPr>
          <w:rFonts w:ascii="Arial" w:eastAsia="Times New Roman" w:hAnsi="Arial" w:cs="Arial"/>
          <w:i/>
          <w:iCs/>
          <w:color w:val="4A4A4A"/>
          <w:sz w:val="24"/>
          <w:szCs w:val="24"/>
          <w:lang w:val="es-ES"/>
        </w:rPr>
        <w:t>cantidad de reacciones y comentarios en las publicaciones.</w:t>
      </w:r>
    </w:p>
    <w:p w:rsidR="00BB34C2" w:rsidRDefault="00053333" w:rsidP="00BB34C2">
      <w:pPr>
        <w:numPr>
          <w:ilvl w:val="0"/>
          <w:numId w:val="3"/>
        </w:numPr>
        <w:shd w:val="clear" w:color="auto" w:fill="FFFFFF"/>
        <w:spacing w:after="0" w:line="240" w:lineRule="auto"/>
        <w:ind w:left="0"/>
        <w:rPr>
          <w:rFonts w:ascii="Arial" w:eastAsia="Times New Roman" w:hAnsi="Arial" w:cs="Arial"/>
          <w:color w:val="4A4A4A"/>
          <w:sz w:val="24"/>
          <w:szCs w:val="24"/>
          <w:lang w:val="es-ES"/>
        </w:rPr>
      </w:pPr>
      <w:r w:rsidRPr="00053333">
        <w:rPr>
          <w:rFonts w:ascii="Arial" w:eastAsia="Times New Roman" w:hAnsi="Arial" w:cs="Arial"/>
          <w:b/>
          <w:bCs/>
          <w:color w:val="4A4A4A"/>
          <w:sz w:val="24"/>
          <w:szCs w:val="24"/>
          <w:lang w:val="es-ES"/>
        </w:rPr>
        <w:t>AMAZON PRIME VIDEO</w:t>
      </w:r>
      <w:r w:rsidRPr="00053333">
        <w:rPr>
          <w:rFonts w:ascii="Arial" w:eastAsia="Times New Roman" w:hAnsi="Arial" w:cs="Arial"/>
          <w:color w:val="4A4A4A"/>
          <w:sz w:val="24"/>
          <w:szCs w:val="24"/>
          <w:lang w:val="es-ES"/>
        </w:rPr>
        <w:br/>
        <w:t>Datos personales: evaluar quienes son sus clientes y sus preferencias.</w:t>
      </w:r>
      <w:r w:rsidRPr="00053333">
        <w:rPr>
          <w:rFonts w:ascii="Arial" w:eastAsia="Times New Roman" w:hAnsi="Arial" w:cs="Arial"/>
          <w:color w:val="4A4A4A"/>
          <w:sz w:val="24"/>
          <w:szCs w:val="24"/>
          <w:lang w:val="es-ES"/>
        </w:rPr>
        <w:br/>
        <w:t>Transacciones no monetarias: películas y series favoritas en los usuarios.</w:t>
      </w:r>
    </w:p>
    <w:p w:rsidR="00BB34C2" w:rsidRDefault="00BB34C2" w:rsidP="00BB34C2">
      <w:pPr>
        <w:shd w:val="clear" w:color="auto" w:fill="FFFFFF"/>
        <w:spacing w:after="0" w:line="240" w:lineRule="auto"/>
        <w:rPr>
          <w:rFonts w:ascii="Arial" w:eastAsia="Times New Roman" w:hAnsi="Arial" w:cs="Arial"/>
          <w:color w:val="4A4A4A"/>
          <w:sz w:val="24"/>
          <w:szCs w:val="24"/>
          <w:lang w:val="es-ES"/>
        </w:rPr>
      </w:pPr>
    </w:p>
    <w:p w:rsidR="00BB34C2" w:rsidRPr="00BB34C2" w:rsidRDefault="00BB34C2" w:rsidP="00BB34C2">
      <w:pPr>
        <w:numPr>
          <w:ilvl w:val="0"/>
          <w:numId w:val="3"/>
        </w:numPr>
        <w:shd w:val="clear" w:color="auto" w:fill="FFFFFF"/>
        <w:spacing w:after="0" w:line="240" w:lineRule="auto"/>
        <w:rPr>
          <w:rFonts w:ascii="Arial" w:eastAsia="Times New Roman" w:hAnsi="Arial" w:cs="Arial"/>
          <w:color w:val="4A4A4A"/>
          <w:sz w:val="24"/>
          <w:szCs w:val="24"/>
          <w:lang w:val="es-ES"/>
        </w:rPr>
      </w:pPr>
      <w:r w:rsidRPr="00BB34C2">
        <w:rPr>
          <w:rFonts w:ascii="Arial" w:eastAsia="Times New Roman" w:hAnsi="Arial" w:cs="Arial"/>
          <w:color w:val="4A4A4A"/>
          <w:sz w:val="24"/>
          <w:szCs w:val="24"/>
          <w:lang w:val="es-ES"/>
        </w:rPr>
        <w:t>UNICEF: Información de mensajes en facebook y uso de datos móviles, para identificar los focos y la población afectada por el virus, y de esta manera enfocar los esfuerzos hacia los lugares y personas afectados.</w:t>
      </w:r>
      <w:r w:rsidRPr="00BB34C2">
        <w:rPr>
          <w:rFonts w:ascii="Arial" w:eastAsia="Times New Roman" w:hAnsi="Arial" w:cs="Arial"/>
          <w:color w:val="4A4A4A"/>
          <w:sz w:val="24"/>
          <w:szCs w:val="24"/>
          <w:lang w:val="es-ES"/>
        </w:rPr>
        <w:br/>
      </w:r>
      <w:hyperlink r:id="rId8" w:tgtFrame="_blank" w:history="1">
        <w:r w:rsidRPr="00BB34C2">
          <w:rPr>
            <w:rFonts w:ascii="Arial" w:eastAsia="Times New Roman" w:hAnsi="Arial" w:cs="Arial"/>
            <w:color w:val="0791E6"/>
            <w:sz w:val="24"/>
            <w:szCs w:val="24"/>
            <w:u w:val="single"/>
            <w:lang w:val="es-ES"/>
          </w:rPr>
          <w:t>https://www.unicef.org/innovation/</w:t>
        </w:r>
      </w:hyperlink>
    </w:p>
    <w:p w:rsidR="00BB34C2" w:rsidRPr="00BB34C2" w:rsidRDefault="00BB34C2" w:rsidP="00BB34C2">
      <w:pPr>
        <w:numPr>
          <w:ilvl w:val="0"/>
          <w:numId w:val="3"/>
        </w:numPr>
        <w:shd w:val="clear" w:color="auto" w:fill="FFFFFF"/>
        <w:spacing w:after="0" w:line="240" w:lineRule="auto"/>
        <w:rPr>
          <w:rFonts w:ascii="Arial" w:eastAsia="Times New Roman" w:hAnsi="Arial" w:cs="Arial"/>
          <w:color w:val="4A4A4A"/>
          <w:sz w:val="24"/>
          <w:szCs w:val="24"/>
          <w:lang w:val="en-US"/>
        </w:rPr>
      </w:pPr>
      <w:r w:rsidRPr="00BB34C2">
        <w:rPr>
          <w:rFonts w:ascii="Arial" w:eastAsia="Times New Roman" w:hAnsi="Arial" w:cs="Arial"/>
          <w:color w:val="4A4A4A"/>
          <w:sz w:val="24"/>
          <w:szCs w:val="24"/>
          <w:lang w:val="en-US"/>
        </w:rPr>
        <w:t>GLOBAL FOREST WATCH: thousands of satellite images, to count trees in order to monitor world’s forests, allowing to track illegal deforestation and more.</w:t>
      </w:r>
      <w:r w:rsidRPr="00BB34C2">
        <w:rPr>
          <w:rFonts w:ascii="Arial" w:eastAsia="Times New Roman" w:hAnsi="Arial" w:cs="Arial"/>
          <w:color w:val="4A4A4A"/>
          <w:sz w:val="24"/>
          <w:szCs w:val="24"/>
          <w:lang w:val="en-US"/>
        </w:rPr>
        <w:br/>
      </w:r>
      <w:hyperlink r:id="rId9" w:tgtFrame="_blank" w:history="1">
        <w:r w:rsidRPr="00BB34C2">
          <w:rPr>
            <w:rFonts w:ascii="Arial" w:eastAsia="Times New Roman" w:hAnsi="Arial" w:cs="Arial"/>
            <w:color w:val="0791E6"/>
            <w:sz w:val="24"/>
            <w:szCs w:val="24"/>
            <w:u w:val="single"/>
            <w:lang w:val="en-US"/>
          </w:rPr>
          <w:t>https://blog.globalforestwatch.org/data-and-research/</w:t>
        </w:r>
      </w:hyperlink>
    </w:p>
    <w:p w:rsidR="00BB34C2" w:rsidRPr="003A37BB" w:rsidRDefault="00BB34C2" w:rsidP="00BB34C2">
      <w:pPr>
        <w:numPr>
          <w:ilvl w:val="0"/>
          <w:numId w:val="3"/>
        </w:numPr>
        <w:shd w:val="clear" w:color="auto" w:fill="FFFFFF"/>
        <w:spacing w:after="0" w:line="240" w:lineRule="auto"/>
        <w:rPr>
          <w:rFonts w:ascii="Arial" w:eastAsia="Times New Roman" w:hAnsi="Arial" w:cs="Arial"/>
          <w:color w:val="4A4A4A"/>
          <w:sz w:val="24"/>
          <w:szCs w:val="24"/>
        </w:rPr>
      </w:pPr>
      <w:r w:rsidRPr="00BB34C2">
        <w:rPr>
          <w:rFonts w:ascii="Arial" w:eastAsia="Times New Roman" w:hAnsi="Arial" w:cs="Arial"/>
          <w:color w:val="4A4A4A"/>
          <w:sz w:val="24"/>
          <w:szCs w:val="24"/>
          <w:lang w:val="en-US"/>
        </w:rPr>
        <w:t>STARBUCKS: ingreso de la zona (barrio media de 60.000 de ingreso), edad de la población, kind of neighborgs (offices, universities, etc), traffic (vehicles per day, location (corners, access points), commute side, proximity to other business, parking, crime rates, smartphone ownership.</w:t>
      </w:r>
      <w:r w:rsidRPr="00BB34C2">
        <w:rPr>
          <w:rFonts w:ascii="Arial" w:eastAsia="Times New Roman" w:hAnsi="Arial" w:cs="Arial"/>
          <w:color w:val="4A4A4A"/>
          <w:sz w:val="24"/>
          <w:szCs w:val="24"/>
          <w:lang w:val="en-US"/>
        </w:rPr>
        <w:br/>
      </w:r>
      <w:hyperlink r:id="rId10" w:tgtFrame="_blank" w:history="1">
        <w:r w:rsidRPr="003A37BB">
          <w:rPr>
            <w:rFonts w:ascii="Arial" w:eastAsia="Times New Roman" w:hAnsi="Arial" w:cs="Arial"/>
            <w:color w:val="0791E6"/>
            <w:sz w:val="24"/>
            <w:szCs w:val="24"/>
            <w:u w:val="single"/>
          </w:rPr>
          <w:t>https://medium.com/locale-ai/site-planning-using-location-data-ae7814973521</w:t>
        </w:r>
      </w:hyperlink>
    </w:p>
    <w:p w:rsidR="00BB34C2" w:rsidRPr="003A37BB" w:rsidRDefault="00BB34C2"/>
    <w:p w:rsidR="00BB34C2" w:rsidRPr="003A37BB" w:rsidRDefault="00BB34C2"/>
    <w:p w:rsidR="00BB34C2" w:rsidRPr="00BB34C2" w:rsidRDefault="00BB34C2" w:rsidP="00BB34C2">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BB34C2">
        <w:rPr>
          <w:rFonts w:ascii="cooper_hewittmedium" w:hAnsi="cooper_hewittmedium"/>
          <w:color w:val="000000"/>
          <w:spacing w:val="-2"/>
          <w:sz w:val="36"/>
          <w:szCs w:val="36"/>
          <w:lang w:val="es-ES"/>
        </w:rPr>
        <w:t>¿Cómo crear empresas y culturas data-driven?</w:t>
      </w:r>
    </w:p>
    <w:p w:rsidR="00BB34C2" w:rsidRDefault="00BB34C2">
      <w:pPr>
        <w:rPr>
          <w:rFonts w:ascii="Arial" w:hAnsi="Arial" w:cs="Arial"/>
          <w:color w:val="4A4A4A"/>
          <w:shd w:val="clear" w:color="auto" w:fill="FFFFFF"/>
        </w:rPr>
      </w:pPr>
      <w:r>
        <w:rPr>
          <w:rStyle w:val="Textoennegrita"/>
          <w:rFonts w:ascii="Arial" w:hAnsi="Arial" w:cs="Arial"/>
          <w:color w:val="4A4A4A"/>
          <w:shd w:val="clear" w:color="auto" w:fill="FFFFFF"/>
        </w:rPr>
        <w:t>Empresas data-driven</w:t>
      </w:r>
      <w:r>
        <w:rPr>
          <w:rFonts w:ascii="Arial" w:hAnsi="Arial" w:cs="Arial"/>
          <w:color w:val="4A4A4A"/>
        </w:rPr>
        <w:br/>
      </w:r>
      <w:r>
        <w:rPr>
          <w:rStyle w:val="Textoennegrita"/>
          <w:rFonts w:ascii="Arial" w:hAnsi="Arial" w:cs="Arial"/>
          <w:color w:val="4A4A4A"/>
          <w:shd w:val="clear" w:color="auto" w:fill="FFFFFF"/>
        </w:rPr>
        <w:t>1.Crear una cultura de datos</w:t>
      </w:r>
      <w:r>
        <w:rPr>
          <w:rFonts w:ascii="Arial" w:hAnsi="Arial" w:cs="Arial"/>
          <w:color w:val="4A4A4A"/>
          <w:shd w:val="clear" w:color="auto" w:fill="FFFFFF"/>
        </w:rPr>
        <w:t>-&gt; entenderlo, hacer que los empleados tomen decisiones basadas en datos.</w:t>
      </w:r>
      <w:r>
        <w:rPr>
          <w:rFonts w:ascii="Arial" w:hAnsi="Arial" w:cs="Arial"/>
          <w:color w:val="4A4A4A"/>
        </w:rPr>
        <w:br/>
      </w:r>
      <w:r>
        <w:rPr>
          <w:rStyle w:val="Textoennegrita"/>
          <w:rFonts w:ascii="Arial" w:hAnsi="Arial" w:cs="Arial"/>
          <w:color w:val="4A4A4A"/>
          <w:shd w:val="clear" w:color="auto" w:fill="FFFFFF"/>
        </w:rPr>
        <w:t>2.Recolectar información</w:t>
      </w:r>
      <w:r>
        <w:rPr>
          <w:rFonts w:ascii="Arial" w:hAnsi="Arial" w:cs="Arial"/>
          <w:color w:val="4A4A4A"/>
          <w:shd w:val="clear" w:color="auto" w:fill="FFFFFF"/>
        </w:rPr>
        <w:t>-&gt; entender toda la información que</w:t>
      </w:r>
      <w:r w:rsidR="00A96262">
        <w:rPr>
          <w:rFonts w:ascii="Arial" w:hAnsi="Arial" w:cs="Arial"/>
          <w:color w:val="4A4A4A"/>
          <w:shd w:val="clear" w:color="auto" w:fill="FFFFFF"/>
        </w:rPr>
        <w:t xml:space="preserve"> </w:t>
      </w:r>
      <w:r>
        <w:rPr>
          <w:rFonts w:ascii="Arial" w:hAnsi="Arial" w:cs="Arial"/>
          <w:color w:val="4A4A4A"/>
          <w:shd w:val="clear" w:color="auto" w:fill="FFFFFF"/>
        </w:rPr>
        <w:t>tenemos.</w:t>
      </w:r>
      <w:r>
        <w:rPr>
          <w:rFonts w:ascii="Arial" w:hAnsi="Arial" w:cs="Arial"/>
          <w:color w:val="4A4A4A"/>
        </w:rPr>
        <w:br/>
      </w:r>
      <w:r>
        <w:rPr>
          <w:rStyle w:val="Textoennegrita"/>
          <w:rFonts w:ascii="Arial" w:hAnsi="Arial" w:cs="Arial"/>
          <w:color w:val="4A4A4A"/>
          <w:shd w:val="clear" w:color="auto" w:fill="FFFFFF"/>
        </w:rPr>
        <w:t>3.Medir todo</w:t>
      </w:r>
      <w:r>
        <w:rPr>
          <w:rFonts w:ascii="Arial" w:hAnsi="Arial" w:cs="Arial"/>
          <w:color w:val="4A4A4A"/>
          <w:shd w:val="clear" w:color="auto" w:fill="FFFFFF"/>
        </w:rPr>
        <w:t>-&gt;Entendemos lo que tenemos y cómo se</w:t>
      </w:r>
      <w:r w:rsidR="000A0AF0">
        <w:rPr>
          <w:rFonts w:ascii="Arial" w:hAnsi="Arial" w:cs="Arial"/>
          <w:color w:val="4A4A4A"/>
          <w:shd w:val="clear" w:color="auto" w:fill="FFFFFF"/>
        </w:rPr>
        <w:t xml:space="preserve"> </w:t>
      </w:r>
      <w:r>
        <w:rPr>
          <w:rFonts w:ascii="Arial" w:hAnsi="Arial" w:cs="Arial"/>
          <w:color w:val="4A4A4A"/>
          <w:shd w:val="clear" w:color="auto" w:fill="FFFFFF"/>
        </w:rPr>
        <w:t>comporta.</w:t>
      </w:r>
      <w:r>
        <w:rPr>
          <w:rFonts w:ascii="Arial" w:hAnsi="Arial" w:cs="Arial"/>
          <w:color w:val="4A4A4A"/>
        </w:rPr>
        <w:br/>
      </w:r>
      <w:r>
        <w:rPr>
          <w:rStyle w:val="Textoennegrita"/>
          <w:rFonts w:ascii="Arial" w:hAnsi="Arial" w:cs="Arial"/>
          <w:color w:val="4A4A4A"/>
          <w:shd w:val="clear" w:color="auto" w:fill="FFFFFF"/>
        </w:rPr>
        <w:t>4.Datos relevantes y precisos</w:t>
      </w:r>
      <w:r>
        <w:rPr>
          <w:rFonts w:ascii="Arial" w:hAnsi="Arial" w:cs="Arial"/>
          <w:color w:val="4A4A4A"/>
          <w:shd w:val="clear" w:color="auto" w:fill="FFFFFF"/>
        </w:rPr>
        <w:t>-&gt;Basarnos en datos que nos sirvan, sea el tiempo, cliente, y sus tipos.</w:t>
      </w:r>
      <w:r>
        <w:rPr>
          <w:rFonts w:ascii="Arial" w:hAnsi="Arial" w:cs="Arial"/>
          <w:color w:val="4A4A4A"/>
        </w:rPr>
        <w:br/>
      </w:r>
      <w:r>
        <w:rPr>
          <w:rStyle w:val="Textoennegrita"/>
          <w:rFonts w:ascii="Arial" w:hAnsi="Arial" w:cs="Arial"/>
          <w:color w:val="4A4A4A"/>
          <w:shd w:val="clear" w:color="auto" w:fill="FFFFFF"/>
        </w:rPr>
        <w:t>5.Testear y crear hipótesis</w:t>
      </w:r>
      <w:r>
        <w:rPr>
          <w:rFonts w:ascii="Arial" w:hAnsi="Arial" w:cs="Arial"/>
          <w:color w:val="4A4A4A"/>
          <w:shd w:val="clear" w:color="auto" w:fill="FFFFFF"/>
        </w:rPr>
        <w:t>-&gt; Partir de una hipótesis, plantear una pregunta específica para estudiar lo que vas a testear.</w:t>
      </w:r>
      <w:r>
        <w:rPr>
          <w:rFonts w:ascii="Arial" w:hAnsi="Arial" w:cs="Arial"/>
          <w:color w:val="4A4A4A"/>
        </w:rPr>
        <w:br/>
      </w:r>
      <w:r>
        <w:rPr>
          <w:rStyle w:val="Textoennegrita"/>
          <w:rFonts w:ascii="Arial" w:hAnsi="Arial" w:cs="Arial"/>
          <w:color w:val="4A4A4A"/>
          <w:shd w:val="clear" w:color="auto" w:fill="FFFFFF"/>
        </w:rPr>
        <w:t>6.Desde los insights de datos a las acciones</w:t>
      </w:r>
      <w:r>
        <w:rPr>
          <w:rFonts w:ascii="Arial" w:hAnsi="Arial" w:cs="Arial"/>
          <w:color w:val="4A4A4A"/>
          <w:shd w:val="clear" w:color="auto" w:fill="FFFFFF"/>
        </w:rPr>
        <w:t>-&gt; teniendo los insights(visiones), tomamos acciones.</w:t>
      </w:r>
      <w:r>
        <w:rPr>
          <w:rFonts w:ascii="Arial" w:hAnsi="Arial" w:cs="Arial"/>
          <w:color w:val="4A4A4A"/>
        </w:rPr>
        <w:br/>
      </w:r>
      <w:r>
        <w:rPr>
          <w:rStyle w:val="Textoennegrita"/>
          <w:rFonts w:ascii="Arial" w:hAnsi="Arial" w:cs="Arial"/>
          <w:color w:val="4A4A4A"/>
          <w:shd w:val="clear" w:color="auto" w:fill="FFFFFF"/>
        </w:rPr>
        <w:t>7.Cumplir las regulaciones de datos</w:t>
      </w:r>
      <w:r>
        <w:rPr>
          <w:rFonts w:ascii="Arial" w:hAnsi="Arial" w:cs="Arial"/>
          <w:color w:val="4A4A4A"/>
          <w:shd w:val="clear" w:color="auto" w:fill="FFFFFF"/>
        </w:rPr>
        <w:t>-&gt; Cumplir los reglamentos</w:t>
      </w:r>
      <w:r>
        <w:rPr>
          <w:rFonts w:ascii="Arial" w:hAnsi="Arial" w:cs="Arial"/>
          <w:color w:val="4A4A4A"/>
        </w:rPr>
        <w:br/>
      </w:r>
      <w:r>
        <w:rPr>
          <w:rStyle w:val="Textoennegrita"/>
          <w:rFonts w:ascii="Arial" w:hAnsi="Arial" w:cs="Arial"/>
          <w:color w:val="4A4A4A"/>
          <w:shd w:val="clear" w:color="auto" w:fill="FFFFFF"/>
        </w:rPr>
        <w:t>8.Automatizar</w:t>
      </w:r>
      <w:r>
        <w:rPr>
          <w:rFonts w:ascii="Arial" w:hAnsi="Arial" w:cs="Arial"/>
          <w:color w:val="4A4A4A"/>
          <w:shd w:val="clear" w:color="auto" w:fill="FFFFFF"/>
        </w:rPr>
        <w:t>-&gt;Automatizar no más…</w:t>
      </w:r>
    </w:p>
    <w:p w:rsidR="000D5450" w:rsidRDefault="000D5450">
      <w:pPr>
        <w:rPr>
          <w:rFonts w:ascii="Arial" w:hAnsi="Arial" w:cs="Arial"/>
          <w:color w:val="4A4A4A"/>
          <w:shd w:val="clear" w:color="auto" w:fill="FFFFFF"/>
        </w:rPr>
      </w:pPr>
    </w:p>
    <w:p w:rsidR="00C31233" w:rsidRPr="00C31233" w:rsidRDefault="00C31233" w:rsidP="00C31233">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C31233">
        <w:rPr>
          <w:rFonts w:ascii="cooper_hewittmedium" w:hAnsi="cooper_hewittmedium"/>
          <w:color w:val="000000"/>
          <w:spacing w:val="-2"/>
          <w:sz w:val="36"/>
          <w:szCs w:val="36"/>
          <w:lang w:val="es-ES"/>
        </w:rPr>
        <w:t>¿Qué es inteligencia artificial y machine learning?</w:t>
      </w:r>
    </w:p>
    <w:p w:rsidR="00BB34C2" w:rsidRDefault="00DA303B">
      <w:pPr>
        <w:rPr>
          <w:rFonts w:ascii="Arial" w:hAnsi="Arial" w:cs="Arial"/>
          <w:color w:val="4A4A4A"/>
          <w:shd w:val="clear" w:color="auto" w:fill="FFFFFF"/>
        </w:rPr>
      </w:pPr>
      <w:r>
        <w:rPr>
          <w:rStyle w:val="Textoennegrita"/>
          <w:rFonts w:ascii="Arial" w:hAnsi="Arial" w:cs="Arial"/>
          <w:color w:val="4A4A4A"/>
          <w:shd w:val="clear" w:color="auto" w:fill="FFFFFF"/>
        </w:rPr>
        <w:lastRenderedPageBreak/>
        <w:t>Inteligencia Artificial</w:t>
      </w:r>
      <w:r>
        <w:rPr>
          <w:rFonts w:ascii="Arial" w:hAnsi="Arial" w:cs="Arial"/>
          <w:color w:val="4A4A4A"/>
          <w:shd w:val="clear" w:color="auto" w:fill="FFFFFF"/>
        </w:rPr>
        <w:t> es la capacidad de las computadoras de mostrar un comportamiento “inteligente”. Mientras que </w:t>
      </w:r>
      <w:r>
        <w:rPr>
          <w:rStyle w:val="Textoennegrita"/>
          <w:rFonts w:ascii="Arial" w:hAnsi="Arial" w:cs="Arial"/>
          <w:color w:val="4A4A4A"/>
          <w:shd w:val="clear" w:color="auto" w:fill="FFFFFF"/>
        </w:rPr>
        <w:t>Machine Learning</w:t>
      </w:r>
      <w:r>
        <w:rPr>
          <w:rFonts w:ascii="Arial" w:hAnsi="Arial" w:cs="Arial"/>
          <w:color w:val="4A4A4A"/>
          <w:shd w:val="clear" w:color="auto" w:fill="FFFFFF"/>
        </w:rPr>
        <w:t> es una de las técnica que se utiliza para crear y mejorar dicho comportamiento. Esto mediante entrenamientos automáticos basados en la exposición a datos.</w:t>
      </w:r>
      <w:r>
        <w:rPr>
          <w:rFonts w:ascii="Arial" w:hAnsi="Arial" w:cs="Arial"/>
          <w:color w:val="4A4A4A"/>
        </w:rPr>
        <w:br/>
      </w:r>
      <w:r>
        <w:rPr>
          <w:rFonts w:ascii="Arial" w:hAnsi="Arial" w:cs="Arial"/>
          <w:color w:val="4A4A4A"/>
          <w:shd w:val="clear" w:color="auto" w:fill="FFFFFF"/>
        </w:rPr>
        <w:t>Al utilizar redes neuronales de gran profundidad, el aprendizaje automático se convierte en aprendizaje profundo.</w:t>
      </w:r>
      <w:r>
        <w:rPr>
          <w:rFonts w:ascii="Arial" w:hAnsi="Arial" w:cs="Arial"/>
          <w:color w:val="4A4A4A"/>
        </w:rPr>
        <w:br/>
      </w:r>
      <w:r>
        <w:rPr>
          <w:rStyle w:val="Textoennegrita"/>
          <w:rFonts w:ascii="Arial" w:hAnsi="Arial" w:cs="Arial"/>
          <w:color w:val="4A4A4A"/>
          <w:shd w:val="clear" w:color="auto" w:fill="FFFFFF"/>
        </w:rPr>
        <w:t>Inteligencia artificial</w:t>
      </w:r>
      <w:r>
        <w:rPr>
          <w:rFonts w:ascii="Arial" w:hAnsi="Arial" w:cs="Arial"/>
          <w:color w:val="4A4A4A"/>
          <w:shd w:val="clear" w:color="auto" w:fill="FFFFFF"/>
        </w:rPr>
        <w:t>: capacidad de jugar ajedrez.</w:t>
      </w:r>
      <w:r>
        <w:rPr>
          <w:rFonts w:ascii="Arial" w:hAnsi="Arial" w:cs="Arial"/>
          <w:color w:val="4A4A4A"/>
        </w:rPr>
        <w:br/>
      </w:r>
      <w:r>
        <w:rPr>
          <w:rStyle w:val="Textoennegrita"/>
          <w:rFonts w:ascii="Arial" w:hAnsi="Arial" w:cs="Arial"/>
          <w:color w:val="4A4A4A"/>
          <w:shd w:val="clear" w:color="auto" w:fill="FFFFFF"/>
        </w:rPr>
        <w:t>Machine Learning</w:t>
      </w:r>
      <w:r>
        <w:rPr>
          <w:rFonts w:ascii="Arial" w:hAnsi="Arial" w:cs="Arial"/>
          <w:color w:val="4A4A4A"/>
          <w:shd w:val="clear" w:color="auto" w:fill="FFFFFF"/>
        </w:rPr>
        <w:t>: técnica de entrenamiento para enseñar a jugar ajedrez.</w:t>
      </w:r>
    </w:p>
    <w:p w:rsidR="00DA303B" w:rsidRDefault="00DA303B">
      <w:pPr>
        <w:rPr>
          <w:rStyle w:val="Textoennegrita"/>
          <w:rFonts w:ascii="Arial" w:hAnsi="Arial" w:cs="Arial"/>
          <w:color w:val="4A4A4A"/>
          <w:shd w:val="clear" w:color="auto" w:fill="FFFFFF"/>
        </w:rPr>
      </w:pPr>
      <w:r>
        <w:rPr>
          <w:noProof/>
          <w:lang w:val="en-US"/>
        </w:rPr>
        <w:drawing>
          <wp:inline distT="0" distB="0" distL="0" distR="0">
            <wp:extent cx="4619708" cy="3024657"/>
            <wp:effectExtent l="0" t="0" r="0" b="4445"/>
            <wp:docPr id="5" name="Imagen 5" descr="1_Baz-jrGia6PMSdKlmygi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Baz-jrGia6PMSdKlmygi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337" cy="3042092"/>
                    </a:xfrm>
                    <a:prstGeom prst="rect">
                      <a:avLst/>
                    </a:prstGeom>
                    <a:noFill/>
                    <a:ln>
                      <a:noFill/>
                    </a:ln>
                  </pic:spPr>
                </pic:pic>
              </a:graphicData>
            </a:graphic>
          </wp:inline>
        </w:drawing>
      </w:r>
    </w:p>
    <w:p w:rsidR="00DA303B" w:rsidRDefault="00DA303B">
      <w:pPr>
        <w:rPr>
          <w:rFonts w:ascii="Arial" w:hAnsi="Arial" w:cs="Arial"/>
          <w:color w:val="4A4A4A"/>
          <w:shd w:val="clear" w:color="auto" w:fill="FFFFFF"/>
        </w:rPr>
      </w:pPr>
      <w:ins w:id="0" w:author="Unknown">
        <w:r>
          <w:rPr>
            <w:rStyle w:val="Textoennegrita"/>
            <w:rFonts w:ascii="Arial" w:hAnsi="Arial" w:cs="Arial"/>
            <w:color w:val="4A4A4A"/>
            <w:shd w:val="clear" w:color="auto" w:fill="FFFFFF"/>
          </w:rPr>
          <w:t>MACHINE LEARNING</w:t>
        </w:r>
      </w:ins>
      <w:r>
        <w:rPr>
          <w:rFonts w:ascii="Arial" w:hAnsi="Arial" w:cs="Arial"/>
          <w:color w:val="4A4A4A"/>
        </w:rPr>
        <w:br/>
      </w:r>
      <w:r>
        <w:rPr>
          <w:rFonts w:ascii="Arial" w:hAnsi="Arial" w:cs="Arial"/>
          <w:color w:val="4A4A4A"/>
          <w:shd w:val="clear" w:color="auto" w:fill="FFFFFF"/>
        </w:rPr>
        <w:t>■Detección de fraudes</w:t>
      </w:r>
      <w:r>
        <w:rPr>
          <w:rFonts w:ascii="Arial" w:hAnsi="Arial" w:cs="Arial"/>
          <w:color w:val="4A4A4A"/>
        </w:rPr>
        <w:br/>
      </w:r>
      <w:r>
        <w:rPr>
          <w:rFonts w:ascii="Arial" w:hAnsi="Arial" w:cs="Arial"/>
          <w:color w:val="4A4A4A"/>
          <w:shd w:val="clear" w:color="auto" w:fill="FFFFFF"/>
        </w:rPr>
        <w:t>■Búsqueda web</w:t>
      </w:r>
      <w:r>
        <w:rPr>
          <w:rFonts w:ascii="Arial" w:hAnsi="Arial" w:cs="Arial"/>
          <w:color w:val="4A4A4A"/>
        </w:rPr>
        <w:br/>
      </w:r>
      <w:r>
        <w:rPr>
          <w:rFonts w:ascii="Arial" w:hAnsi="Arial" w:cs="Arial"/>
          <w:color w:val="4A4A4A"/>
          <w:shd w:val="clear" w:color="auto" w:fill="FFFFFF"/>
        </w:rPr>
        <w:t>■Anuncios a tiempo real</w:t>
      </w:r>
      <w:r>
        <w:rPr>
          <w:rFonts w:ascii="Arial" w:hAnsi="Arial" w:cs="Arial"/>
          <w:color w:val="4A4A4A"/>
        </w:rPr>
        <w:br/>
      </w:r>
      <w:r>
        <w:rPr>
          <w:rFonts w:ascii="Arial" w:hAnsi="Arial" w:cs="Arial"/>
          <w:color w:val="4A4A4A"/>
          <w:shd w:val="clear" w:color="auto" w:fill="FFFFFF"/>
        </w:rPr>
        <w:t>■Análisis de textos</w:t>
      </w:r>
      <w:r>
        <w:rPr>
          <w:rFonts w:ascii="Arial" w:hAnsi="Arial" w:cs="Arial"/>
          <w:color w:val="4A4A4A"/>
        </w:rPr>
        <w:br/>
      </w:r>
      <w:r>
        <w:rPr>
          <w:rFonts w:ascii="Arial" w:hAnsi="Arial" w:cs="Arial"/>
          <w:color w:val="4A4A4A"/>
          <w:shd w:val="clear" w:color="auto" w:fill="FFFFFF"/>
        </w:rPr>
        <w:t>■Next best action</w:t>
      </w:r>
    </w:p>
    <w:p w:rsidR="00771790" w:rsidRPr="00771790" w:rsidRDefault="00771790" w:rsidP="00771790">
      <w:p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Inteligencia artificial: Máquina simulando el comportamiento y razonamiento de los humanos. Para ello usan diferentes técnicas como Machine learning</w:t>
      </w:r>
    </w:p>
    <w:p w:rsidR="00771790" w:rsidRPr="00771790" w:rsidRDefault="00771790" w:rsidP="00771790">
      <w:p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Machine learning: Capacidad de las computadoras para aprender por sí mismas a partir de datos y experiencia. en usos complejos usa el Deep learning</w:t>
      </w:r>
    </w:p>
    <w:p w:rsidR="00771790" w:rsidRPr="00771790" w:rsidRDefault="00771790" w:rsidP="00771790">
      <w:p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Utilidad:</w:t>
      </w:r>
    </w:p>
    <w:p w:rsidR="00771790" w:rsidRPr="00771790" w:rsidRDefault="00771790" w:rsidP="00771790">
      <w:pPr>
        <w:pStyle w:val="Prrafodelista"/>
        <w:numPr>
          <w:ilvl w:val="0"/>
          <w:numId w:val="7"/>
        </w:num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Detección de fraudes</w:t>
      </w:r>
    </w:p>
    <w:p w:rsidR="00771790" w:rsidRPr="00771790" w:rsidRDefault="00771790" w:rsidP="00771790">
      <w:pPr>
        <w:pStyle w:val="Prrafodelista"/>
        <w:numPr>
          <w:ilvl w:val="0"/>
          <w:numId w:val="7"/>
        </w:num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Búsqueda web</w:t>
      </w:r>
    </w:p>
    <w:p w:rsidR="00771790" w:rsidRPr="00771790" w:rsidRDefault="00771790" w:rsidP="00771790">
      <w:pPr>
        <w:pStyle w:val="Prrafodelista"/>
        <w:numPr>
          <w:ilvl w:val="0"/>
          <w:numId w:val="7"/>
        </w:num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Anuncios a tiempo real</w:t>
      </w:r>
    </w:p>
    <w:p w:rsidR="00771790" w:rsidRPr="00771790" w:rsidRDefault="00771790" w:rsidP="00771790">
      <w:pPr>
        <w:pStyle w:val="Prrafodelista"/>
        <w:numPr>
          <w:ilvl w:val="0"/>
          <w:numId w:val="7"/>
        </w:num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Análisis de textos</w:t>
      </w:r>
    </w:p>
    <w:p w:rsidR="00771790" w:rsidRPr="00771790" w:rsidRDefault="00771790" w:rsidP="00771790">
      <w:pPr>
        <w:pStyle w:val="Prrafodelista"/>
        <w:numPr>
          <w:ilvl w:val="0"/>
          <w:numId w:val="7"/>
        </w:num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Next best action: Predecir la acción que un usuario va a tomar</w:t>
      </w:r>
    </w:p>
    <w:p w:rsidR="00771790" w:rsidRPr="00771790" w:rsidRDefault="00771790" w:rsidP="00771790">
      <w:pPr>
        <w:spacing w:after="0"/>
        <w:rPr>
          <w:rFonts w:ascii="Arial" w:hAnsi="Arial" w:cs="Arial"/>
          <w:color w:val="4A4A4A"/>
          <w:shd w:val="clear" w:color="auto" w:fill="FFFFFF"/>
          <w:lang w:val="es-ES"/>
        </w:rPr>
      </w:pPr>
      <w:r w:rsidRPr="00771790">
        <w:rPr>
          <w:rFonts w:ascii="Arial" w:hAnsi="Arial" w:cs="Arial"/>
          <w:color w:val="4A4A4A"/>
          <w:shd w:val="clear" w:color="auto" w:fill="FFFFFF"/>
          <w:lang w:val="es-ES"/>
        </w:rPr>
        <w:t>Deep learning: Algoritmos que permiten clasificar y relacionar grandes volúmenes de información imitando redes neuronales.</w:t>
      </w:r>
    </w:p>
    <w:p w:rsidR="00DA303B" w:rsidRDefault="00DA303B">
      <w:pPr>
        <w:rPr>
          <w:lang w:val="es-ES"/>
        </w:rPr>
      </w:pPr>
      <w:r>
        <w:rPr>
          <w:noProof/>
          <w:lang w:val="en-US"/>
        </w:rPr>
        <w:lastRenderedPageBreak/>
        <w:drawing>
          <wp:inline distT="0" distB="0" distL="0" distR="0">
            <wp:extent cx="6400800" cy="3491308"/>
            <wp:effectExtent l="0" t="0" r="0" b="0"/>
            <wp:docPr id="6" name="Imagen 6" descr="https://hablandoclaro.pe/wp-content/uploads/2018/11/HC_C_Infograf%C3%ADa_19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landoclaro.pe/wp-content/uploads/2018/11/HC_C_Infograf%C3%ADa_19_1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491308"/>
                    </a:xfrm>
                    <a:prstGeom prst="rect">
                      <a:avLst/>
                    </a:prstGeom>
                    <a:noFill/>
                    <a:ln>
                      <a:noFill/>
                    </a:ln>
                  </pic:spPr>
                </pic:pic>
              </a:graphicData>
            </a:graphic>
          </wp:inline>
        </w:drawing>
      </w:r>
    </w:p>
    <w:p w:rsidR="00DA303B" w:rsidRPr="00BB7908" w:rsidRDefault="00DA303B" w:rsidP="00DA303B">
      <w:pPr>
        <w:pStyle w:val="NormalWeb"/>
        <w:shd w:val="clear" w:color="auto" w:fill="FFFFFF"/>
        <w:spacing w:before="0" w:beforeAutospacing="0" w:after="0" w:afterAutospacing="0"/>
        <w:rPr>
          <w:rFonts w:ascii="Arial" w:hAnsi="Arial" w:cs="Arial"/>
          <w:color w:val="4A4A4A"/>
          <w:highlight w:val="yellow"/>
          <w:lang w:val="es-ES"/>
        </w:rPr>
      </w:pPr>
      <w:r w:rsidRPr="00BB7908">
        <w:rPr>
          <w:rStyle w:val="Textoennegrita"/>
          <w:rFonts w:ascii="Arial" w:hAnsi="Arial" w:cs="Arial"/>
          <w:color w:val="4A4A4A"/>
          <w:highlight w:val="yellow"/>
          <w:lang w:val="es-ES"/>
        </w:rPr>
        <w:t>Blue River Technology-</w:t>
      </w:r>
      <w:r w:rsidRPr="00BB7908">
        <w:rPr>
          <w:rFonts w:ascii="Arial" w:hAnsi="Arial" w:cs="Arial"/>
          <w:color w:val="4A4A4A"/>
          <w:highlight w:val="yellow"/>
          <w:lang w:val="es-ES"/>
        </w:rPr>
        <w:t> Agricultura- Desarrolla soluciones basadas en IA y ML para optimizar la forma en la que se esta produciendo a gran escala, por ejemplo: tienen un sistema que identifica las plagas y las malas hierbas y puede rociar automaticamente herbicidas y pesticidas, disminuyendo el desperdicio y ahorrando costos al no tener que rociar los cultivos completos, tambien tienen un sofware para que por medio de drones se recaben datos para gestionar mejor los cultivos y su producción.</w:t>
      </w:r>
      <w:r w:rsidRPr="00BB7908">
        <w:rPr>
          <w:rFonts w:ascii="Arial" w:hAnsi="Arial" w:cs="Arial"/>
          <w:color w:val="4A4A4A"/>
          <w:highlight w:val="yellow"/>
          <w:lang w:val="es-ES"/>
        </w:rPr>
        <w:br/>
        <w:t>Se prevee que para 2050 el consumo de alimentos aumente un 50% por lo que sera imprescindible hacer uso de la tecnología para poder optimizar la forma en la que producimos nuestros alimentos.</w:t>
      </w:r>
    </w:p>
    <w:p w:rsidR="00DA303B" w:rsidRPr="00BB7908" w:rsidRDefault="00DA303B" w:rsidP="00DA303B">
      <w:pPr>
        <w:pStyle w:val="NormalWeb"/>
        <w:shd w:val="clear" w:color="auto" w:fill="FFFFFF"/>
        <w:spacing w:before="0" w:beforeAutospacing="0" w:after="0" w:afterAutospacing="0"/>
        <w:rPr>
          <w:rFonts w:ascii="Arial" w:hAnsi="Arial" w:cs="Arial"/>
          <w:color w:val="4A4A4A"/>
          <w:highlight w:val="yellow"/>
          <w:lang w:val="es-ES"/>
        </w:rPr>
      </w:pPr>
      <w:r w:rsidRPr="00BB7908">
        <w:rPr>
          <w:rStyle w:val="Textoennegrita"/>
          <w:rFonts w:ascii="Arial" w:hAnsi="Arial" w:cs="Arial"/>
          <w:color w:val="4A4A4A"/>
          <w:highlight w:val="yellow"/>
          <w:lang w:val="es-ES"/>
        </w:rPr>
        <w:t>ITMI</w:t>
      </w:r>
      <w:r w:rsidRPr="00BB7908">
        <w:rPr>
          <w:rFonts w:ascii="Arial" w:hAnsi="Arial" w:cs="Arial"/>
          <w:color w:val="4A4A4A"/>
          <w:highlight w:val="yellow"/>
          <w:lang w:val="es-ES"/>
        </w:rPr>
        <w:t>- Biomedicina- Recopila terabytes de información clínica y genómica de distintos pacientes alrededor de decenas de paises para identificar los vínculos genéticos con distintos padecimientos. Para que se den una idea el ADN humano contiene mas de seis mil millones de bits de información. ITMI esta trabajando en reunir la base de datos de secuencias de genoma mas grande del mundo y ya ha ayudado a diagnosticar enfermedades congenitas que no habian sido previamente detectadas en bebes. Me parece muy emocionante imaginar lo mucho que podremos avanzar si empezamos a aprender cada vez mas del genoma humano y al tener una base de datos a nivel mundial, las aplicaciones serian enormes.</w:t>
      </w:r>
    </w:p>
    <w:p w:rsidR="00DA303B" w:rsidRDefault="00DA303B" w:rsidP="00DA303B">
      <w:pPr>
        <w:pStyle w:val="NormalWeb"/>
        <w:shd w:val="clear" w:color="auto" w:fill="FFFFFF"/>
        <w:spacing w:before="0" w:beforeAutospacing="0" w:after="0" w:afterAutospacing="0"/>
        <w:rPr>
          <w:rFonts w:ascii="Arial" w:hAnsi="Arial" w:cs="Arial"/>
          <w:color w:val="4A4A4A"/>
          <w:lang w:val="es-ES"/>
        </w:rPr>
      </w:pPr>
      <w:r w:rsidRPr="00BB7908">
        <w:rPr>
          <w:rFonts w:ascii="Arial" w:hAnsi="Arial" w:cs="Arial"/>
          <w:b/>
          <w:color w:val="4A4A4A"/>
          <w:highlight w:val="yellow"/>
          <w:lang w:val="es-ES"/>
        </w:rPr>
        <w:t>**Centre d’Estudis Montseny **-</w:t>
      </w:r>
      <w:r w:rsidRPr="00BB7908">
        <w:rPr>
          <w:rFonts w:ascii="Arial" w:hAnsi="Arial" w:cs="Arial"/>
          <w:color w:val="4A4A4A"/>
          <w:highlight w:val="yellow"/>
          <w:lang w:val="es-ES"/>
        </w:rPr>
        <w:t xml:space="preserve"> Educación- Es un escuela situada en Barcelona, esta implementando por medio de Clickedu y Machine Learning educación completamente personalizada para los alumnos, en la que se enseñen los conocimientos necesarios pero adaptadas a la forma en la que aprende y en los gustos, intereses y habilidades del alumno. Otra idea que me parece increible para llevar a todas las aulas, me parece que existe una brecha muy grande en la educación gracias a la estandarización de la educación, ya que el proceso de aprendizaje es distinto para todos y cuando una persona se adelanta termina por aburrirse y cuando una se atrasa termina frustrandose, y en ambos casos puede terminar en el abandono.</w:t>
      </w:r>
      <w:r w:rsidRPr="00BB7908">
        <w:rPr>
          <w:rFonts w:ascii="Arial" w:hAnsi="Arial" w:cs="Arial"/>
          <w:color w:val="4A4A4A"/>
          <w:highlight w:val="yellow"/>
          <w:lang w:val="es-ES"/>
        </w:rPr>
        <w:br/>
        <w:t>Gracias por leer XD creo que me extendi pero es que me encanto todo lo que encontre sobre el tema y volo mi imaginación</w:t>
      </w:r>
    </w:p>
    <w:p w:rsidR="00DA303B" w:rsidRDefault="00DA303B" w:rsidP="00DA303B">
      <w:pPr>
        <w:pStyle w:val="NormalWeb"/>
        <w:shd w:val="clear" w:color="auto" w:fill="FFFFFF"/>
        <w:spacing w:before="0" w:beforeAutospacing="0" w:after="0" w:afterAutospacing="0"/>
        <w:rPr>
          <w:rFonts w:ascii="Arial" w:hAnsi="Arial" w:cs="Arial"/>
          <w:color w:val="4A4A4A"/>
          <w:lang w:val="es-ES"/>
        </w:rPr>
      </w:pPr>
    </w:p>
    <w:p w:rsidR="000D5450" w:rsidRDefault="000D5450" w:rsidP="00DA303B">
      <w:pPr>
        <w:pStyle w:val="NormalWeb"/>
        <w:shd w:val="clear" w:color="auto" w:fill="FFFFFF"/>
        <w:spacing w:before="0" w:beforeAutospacing="0" w:after="0" w:afterAutospacing="0"/>
        <w:rPr>
          <w:rFonts w:ascii="Arial" w:hAnsi="Arial" w:cs="Arial"/>
          <w:color w:val="4A4A4A"/>
          <w:lang w:val="es-ES"/>
        </w:rPr>
      </w:pPr>
    </w:p>
    <w:p w:rsidR="000D5450" w:rsidRDefault="000D5450" w:rsidP="00DA303B">
      <w:pPr>
        <w:pStyle w:val="NormalWeb"/>
        <w:shd w:val="clear" w:color="auto" w:fill="FFFFFF"/>
        <w:spacing w:before="0" w:beforeAutospacing="0" w:after="0" w:afterAutospacing="0"/>
        <w:rPr>
          <w:rFonts w:ascii="Arial" w:hAnsi="Arial" w:cs="Arial"/>
          <w:color w:val="4A4A4A"/>
          <w:lang w:val="es-ES"/>
        </w:rPr>
      </w:pPr>
    </w:p>
    <w:p w:rsidR="000D5450" w:rsidRPr="00DA303B" w:rsidRDefault="000D5450" w:rsidP="00DA303B">
      <w:pPr>
        <w:pStyle w:val="NormalWeb"/>
        <w:shd w:val="clear" w:color="auto" w:fill="FFFFFF"/>
        <w:spacing w:before="0" w:beforeAutospacing="0" w:after="0" w:afterAutospacing="0"/>
        <w:rPr>
          <w:rFonts w:ascii="Arial" w:hAnsi="Arial" w:cs="Arial"/>
          <w:color w:val="4A4A4A"/>
          <w:lang w:val="es-ES"/>
        </w:rPr>
      </w:pPr>
    </w:p>
    <w:p w:rsidR="00DA303B" w:rsidRPr="00DA303B" w:rsidRDefault="00DA303B" w:rsidP="00DA303B">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DA303B">
        <w:rPr>
          <w:rFonts w:ascii="cooper_hewittmedium" w:hAnsi="cooper_hewittmedium"/>
          <w:color w:val="000000"/>
          <w:spacing w:val="-2"/>
          <w:sz w:val="36"/>
          <w:szCs w:val="36"/>
          <w:lang w:val="es-ES"/>
        </w:rPr>
        <w:lastRenderedPageBreak/>
        <w:t>¿Qué es deep learning? Análisis de imagen, audio y video</w:t>
      </w:r>
    </w:p>
    <w:p w:rsidR="00771790" w:rsidRDefault="00771790" w:rsidP="00771790">
      <w:pPr>
        <w:shd w:val="clear" w:color="auto" w:fill="FFFFFF"/>
        <w:spacing w:after="0" w:line="240" w:lineRule="auto"/>
        <w:rPr>
          <w:rFonts w:ascii="Arial" w:eastAsia="Times New Roman" w:hAnsi="Arial" w:cs="Arial"/>
          <w:color w:val="4A4A4A"/>
          <w:sz w:val="24"/>
          <w:szCs w:val="24"/>
          <w:lang w:val="es-ES"/>
        </w:rPr>
      </w:pPr>
      <w:r w:rsidRPr="00771790">
        <w:rPr>
          <w:rFonts w:ascii="Arial" w:eastAsia="Times New Roman" w:hAnsi="Arial" w:cs="Arial"/>
          <w:color w:val="4A4A4A"/>
          <w:sz w:val="24"/>
          <w:szCs w:val="24"/>
          <w:lang w:val="es-ES"/>
        </w:rPr>
        <w:t>Deep learning: es un conjunto de algoritmos de aprendizaje automático (en inglés, machine learning) que intenta modelar abstracciones de alto nivel en datos usando arquitecturas computacionales que admiten transformaciones no lineales múltiples e iterativas de datos e</w:t>
      </w:r>
      <w:r>
        <w:rPr>
          <w:rFonts w:ascii="Arial" w:eastAsia="Times New Roman" w:hAnsi="Arial" w:cs="Arial"/>
          <w:color w:val="4A4A4A"/>
          <w:sz w:val="24"/>
          <w:szCs w:val="24"/>
          <w:lang w:val="es-ES"/>
        </w:rPr>
        <w:t>xpresados en forma matricial o s</w:t>
      </w:r>
      <w:r w:rsidRPr="00771790">
        <w:rPr>
          <w:rFonts w:ascii="Arial" w:eastAsia="Times New Roman" w:hAnsi="Arial" w:cs="Arial"/>
          <w:color w:val="4A4A4A"/>
          <w:sz w:val="24"/>
          <w:szCs w:val="24"/>
          <w:lang w:val="es-ES"/>
        </w:rPr>
        <w:t>ensorial.</w:t>
      </w:r>
    </w:p>
    <w:p w:rsidR="00DA303B" w:rsidRPr="00DA303B" w:rsidRDefault="00DA303B" w:rsidP="00DA303B">
      <w:pPr>
        <w:numPr>
          <w:ilvl w:val="0"/>
          <w:numId w:val="5"/>
        </w:numPr>
        <w:shd w:val="clear" w:color="auto" w:fill="FFFFFF"/>
        <w:spacing w:after="0" w:line="240" w:lineRule="auto"/>
        <w:ind w:left="0"/>
        <w:rPr>
          <w:rFonts w:ascii="Arial" w:eastAsia="Times New Roman" w:hAnsi="Arial" w:cs="Arial"/>
          <w:color w:val="4A4A4A"/>
          <w:sz w:val="24"/>
          <w:szCs w:val="24"/>
          <w:lang w:val="es-ES"/>
        </w:rPr>
      </w:pPr>
      <w:r w:rsidRPr="00DA303B">
        <w:rPr>
          <w:rFonts w:ascii="Arial" w:eastAsia="Times New Roman" w:hAnsi="Arial" w:cs="Arial"/>
          <w:color w:val="4A4A4A"/>
          <w:sz w:val="24"/>
          <w:szCs w:val="24"/>
          <w:lang w:val="es-ES"/>
        </w:rPr>
        <w:t>Amazon Prime Video: es capaz de identificar los actores y actrices en cada escena de una serie que estés reproduciendo.</w:t>
      </w:r>
    </w:p>
    <w:p w:rsidR="00DA303B" w:rsidRPr="00DA303B" w:rsidRDefault="00DA303B" w:rsidP="00DA303B">
      <w:pPr>
        <w:numPr>
          <w:ilvl w:val="0"/>
          <w:numId w:val="5"/>
        </w:numPr>
        <w:shd w:val="clear" w:color="auto" w:fill="FFFFFF"/>
        <w:spacing w:after="0" w:line="240" w:lineRule="auto"/>
        <w:ind w:left="0"/>
        <w:rPr>
          <w:rFonts w:ascii="Arial" w:eastAsia="Times New Roman" w:hAnsi="Arial" w:cs="Arial"/>
          <w:color w:val="4A4A4A"/>
          <w:sz w:val="24"/>
          <w:szCs w:val="24"/>
          <w:lang w:val="es-ES"/>
        </w:rPr>
      </w:pPr>
      <w:r w:rsidRPr="00DA303B">
        <w:rPr>
          <w:rFonts w:ascii="Arial" w:eastAsia="Times New Roman" w:hAnsi="Arial" w:cs="Arial"/>
          <w:color w:val="4A4A4A"/>
          <w:sz w:val="24"/>
          <w:szCs w:val="24"/>
          <w:lang w:val="es-ES"/>
        </w:rPr>
        <w:t>Google (búsqueda por imágenes): sin indicar un texto de búsqueda sino subiendo una imagen Google es capaz’de hacer una búsqueda con gran probabilidad de acierto.</w:t>
      </w:r>
    </w:p>
    <w:p w:rsidR="00DA303B" w:rsidRPr="00DA303B" w:rsidRDefault="00DA303B" w:rsidP="00DA303B">
      <w:pPr>
        <w:numPr>
          <w:ilvl w:val="0"/>
          <w:numId w:val="5"/>
        </w:numPr>
        <w:shd w:val="clear" w:color="auto" w:fill="FFFFFF"/>
        <w:spacing w:after="0" w:line="240" w:lineRule="auto"/>
        <w:ind w:left="0"/>
        <w:rPr>
          <w:rFonts w:ascii="Arial" w:eastAsia="Times New Roman" w:hAnsi="Arial" w:cs="Arial"/>
          <w:color w:val="4A4A4A"/>
          <w:sz w:val="24"/>
          <w:szCs w:val="24"/>
          <w:lang w:val="es-ES"/>
        </w:rPr>
      </w:pPr>
      <w:r w:rsidRPr="00DA303B">
        <w:rPr>
          <w:rFonts w:ascii="Arial" w:eastAsia="Times New Roman" w:hAnsi="Arial" w:cs="Arial"/>
          <w:color w:val="4A4A4A"/>
          <w:sz w:val="24"/>
          <w:szCs w:val="24"/>
          <w:lang w:val="es-ES"/>
        </w:rPr>
        <w:t>CamScanner: Es una aplicación móvil capaz de reconocer un documento desde la cámara del teléfono y le aplica una transformación precisa para obtener una imagen procesada que es perfectamente comparable con una copia fotoestática real.</w:t>
      </w:r>
    </w:p>
    <w:p w:rsidR="00DA303B" w:rsidRDefault="00DA303B">
      <w:pPr>
        <w:rPr>
          <w:rFonts w:ascii="Arial" w:hAnsi="Arial" w:cs="Arial"/>
          <w:color w:val="4A4A4A"/>
          <w:shd w:val="clear" w:color="auto" w:fill="FFFFFF"/>
        </w:rPr>
      </w:pPr>
      <w:r>
        <w:rPr>
          <w:rFonts w:ascii="Arial" w:hAnsi="Arial" w:cs="Arial"/>
          <w:color w:val="4A4A4A"/>
          <w:shd w:val="clear" w:color="auto" w:fill="FFFFFF"/>
        </w:rPr>
        <w:t>Spotify, Netflix, instagram</w:t>
      </w:r>
      <w:r>
        <w:rPr>
          <w:rFonts w:ascii="Arial" w:hAnsi="Arial" w:cs="Arial"/>
          <w:color w:val="4A4A4A"/>
        </w:rPr>
        <w:br/>
      </w:r>
      <w:r>
        <w:rPr>
          <w:rFonts w:ascii="Arial" w:hAnsi="Arial" w:cs="Arial"/>
          <w:color w:val="4A4A4A"/>
          <w:shd w:val="clear" w:color="auto" w:fill="FFFFFF"/>
        </w:rPr>
        <w:t>Les dejo una imagen que explica muy visualmente la diferencia entre Machine Learning y Deep Learning:</w:t>
      </w:r>
      <w:r>
        <w:rPr>
          <w:rFonts w:ascii="Arial" w:hAnsi="Arial" w:cs="Arial"/>
          <w:color w:val="4A4A4A"/>
        </w:rPr>
        <w:br/>
      </w:r>
      <w:r>
        <w:rPr>
          <w:noProof/>
          <w:lang w:val="en-US"/>
        </w:rPr>
        <w:drawing>
          <wp:inline distT="0" distB="0" distL="0" distR="0">
            <wp:extent cx="5168460" cy="3935896"/>
            <wp:effectExtent l="0" t="0" r="0" b="7620"/>
            <wp:docPr id="7" name="Imagen 7" descr="https://www.xantaro.net/wp-content/uploads/2018/10/Xantaro_ML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xantaro.net/wp-content/uploads/2018/10/Xantaro_ML_D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2860" cy="3962092"/>
                    </a:xfrm>
                    <a:prstGeom prst="rect">
                      <a:avLst/>
                    </a:prstGeom>
                    <a:noFill/>
                    <a:ln>
                      <a:noFill/>
                    </a:ln>
                  </pic:spPr>
                </pic:pic>
              </a:graphicData>
            </a:graphic>
          </wp:inline>
        </w:drawing>
      </w:r>
    </w:p>
    <w:p w:rsidR="00DA303B" w:rsidRPr="00DA303B" w:rsidRDefault="00DA303B" w:rsidP="00DA303B">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DA303B">
        <w:rPr>
          <w:rFonts w:ascii="cooper_hewittmedium" w:hAnsi="cooper_hewittmedium"/>
          <w:color w:val="000000"/>
          <w:spacing w:val="-2"/>
          <w:sz w:val="36"/>
          <w:szCs w:val="36"/>
          <w:lang w:val="es-ES"/>
        </w:rPr>
        <w:t>Flujo de trabajo en ciencia de datos: fases, roles y oportunidades laborales</w:t>
      </w:r>
    </w:p>
    <w:p w:rsidR="005C1624" w:rsidRPr="005C1624" w:rsidRDefault="005C1624" w:rsidP="005C1624">
      <w:pPr>
        <w:shd w:val="clear" w:color="auto" w:fill="24385B"/>
        <w:spacing w:after="0" w:line="240" w:lineRule="auto"/>
        <w:rPr>
          <w:rFonts w:ascii="Arial" w:eastAsia="Times New Roman" w:hAnsi="Arial" w:cs="Arial"/>
          <w:color w:val="EFF3F8"/>
          <w:sz w:val="21"/>
          <w:szCs w:val="21"/>
          <w:lang w:val="es-ES"/>
        </w:rPr>
      </w:pPr>
      <w:r w:rsidRPr="005C1624">
        <w:rPr>
          <w:rFonts w:ascii="Arial" w:eastAsia="Times New Roman" w:hAnsi="Arial" w:cs="Arial"/>
          <w:b/>
          <w:bCs/>
          <w:color w:val="EFF3F8"/>
          <w:sz w:val="21"/>
          <w:szCs w:val="21"/>
          <w:lang w:val="es-ES"/>
        </w:rPr>
        <w:t>Flujo de trabajo en ciencia de datos: fases, roles y oportunidades laborales.</w:t>
      </w:r>
    </w:p>
    <w:p w:rsidR="005C1624" w:rsidRPr="005C1624" w:rsidRDefault="005C1624" w:rsidP="005C1624">
      <w:pPr>
        <w:shd w:val="clear" w:color="auto" w:fill="24385B"/>
        <w:spacing w:after="0" w:line="240" w:lineRule="auto"/>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Dentro de un equipo encargado de analizar los datos podemos encontrar diferentes roles:</w:t>
      </w:r>
    </w:p>
    <w:p w:rsidR="005C1624" w:rsidRPr="005C1624" w:rsidRDefault="005C1624" w:rsidP="005C1624">
      <w:pPr>
        <w:numPr>
          <w:ilvl w:val="0"/>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b/>
          <w:bCs/>
          <w:color w:val="EFF3F8"/>
          <w:sz w:val="21"/>
          <w:szCs w:val="21"/>
          <w:lang w:val="es-ES"/>
        </w:rPr>
        <w:t>Ing de dato</w:t>
      </w:r>
      <w:r w:rsidRPr="005C1624">
        <w:rPr>
          <w:rFonts w:ascii="Arial" w:eastAsia="Times New Roman" w:hAnsi="Arial" w:cs="Arial"/>
          <w:color w:val="EFF3F8"/>
          <w:sz w:val="21"/>
          <w:szCs w:val="21"/>
          <w:lang w:val="es-ES"/>
        </w:rPr>
        <w:t> : Es una persona que se encarga de conectar los dispositivos, estableces la estructura encargado de </w:t>
      </w:r>
      <w:r w:rsidRPr="005C1624">
        <w:rPr>
          <w:rFonts w:ascii="Arial" w:eastAsia="Times New Roman" w:hAnsi="Arial" w:cs="Arial"/>
          <w:b/>
          <w:bCs/>
          <w:color w:val="EFF3F8"/>
          <w:sz w:val="21"/>
          <w:szCs w:val="21"/>
          <w:lang w:val="es-ES"/>
        </w:rPr>
        <w:t>captar los datos y administrarlos</w:t>
      </w:r>
      <w:r w:rsidRPr="005C1624">
        <w:rPr>
          <w:rFonts w:ascii="Arial" w:eastAsia="Times New Roman" w:hAnsi="Arial" w:cs="Arial"/>
          <w:color w:val="EFF3F8"/>
          <w:sz w:val="21"/>
          <w:szCs w:val="21"/>
          <w:lang w:val="es-ES"/>
        </w:rPr>
        <w:t xml:space="preserve">. Tambien cabe destacar que es el principal responsable de que los datos de un negocio existan. </w:t>
      </w:r>
      <w:r w:rsidRPr="005C1624">
        <w:rPr>
          <w:rFonts w:ascii="Arial" w:eastAsia="Times New Roman" w:hAnsi="Arial" w:cs="Arial"/>
          <w:color w:val="EFF3F8"/>
          <w:sz w:val="21"/>
          <w:szCs w:val="21"/>
          <w:lang w:val="en-US"/>
        </w:rPr>
        <w:t>Las herramientas o skills que necesita son los siguientes:</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color w:val="EFF3F8"/>
          <w:sz w:val="21"/>
          <w:szCs w:val="21"/>
          <w:lang w:val="en-US"/>
        </w:rPr>
        <w:t>Hacer APIs y eTLs</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color w:val="EFF3F8"/>
          <w:sz w:val="21"/>
          <w:szCs w:val="21"/>
          <w:lang w:val="en-US"/>
        </w:rPr>
        <w:t>Conectores</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color w:val="EFF3F8"/>
          <w:sz w:val="21"/>
          <w:szCs w:val="21"/>
          <w:lang w:val="en-US"/>
        </w:rPr>
        <w:t>Herramientas de SQL y NoSQL</w:t>
      </w:r>
    </w:p>
    <w:p w:rsidR="005C1624" w:rsidRPr="005C1624" w:rsidRDefault="005C1624" w:rsidP="005C1624">
      <w:pPr>
        <w:numPr>
          <w:ilvl w:val="0"/>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b/>
          <w:bCs/>
          <w:color w:val="EFF3F8"/>
          <w:sz w:val="21"/>
          <w:szCs w:val="21"/>
          <w:lang w:val="es-ES"/>
        </w:rPr>
        <w:lastRenderedPageBreak/>
        <w:t>Analista o Business Intelligence</w:t>
      </w:r>
      <w:r w:rsidRPr="005C1624">
        <w:rPr>
          <w:rFonts w:ascii="Arial" w:eastAsia="Times New Roman" w:hAnsi="Arial" w:cs="Arial"/>
          <w:color w:val="EFF3F8"/>
          <w:sz w:val="21"/>
          <w:szCs w:val="21"/>
          <w:lang w:val="es-ES"/>
        </w:rPr>
        <w:t>: Este rol le pertenece a quien, a partir de los datos generados u obtendios por el Ing de datos, extrae la </w:t>
      </w:r>
      <w:r w:rsidRPr="005C1624">
        <w:rPr>
          <w:rFonts w:ascii="Arial" w:eastAsia="Times New Roman" w:hAnsi="Arial" w:cs="Arial"/>
          <w:b/>
          <w:bCs/>
          <w:color w:val="EFF3F8"/>
          <w:sz w:val="21"/>
          <w:szCs w:val="21"/>
          <w:lang w:val="es-ES"/>
        </w:rPr>
        <w:t>información</w:t>
      </w:r>
      <w:r w:rsidRPr="005C1624">
        <w:rPr>
          <w:rFonts w:ascii="Arial" w:eastAsia="Times New Roman" w:hAnsi="Arial" w:cs="Arial"/>
          <w:color w:val="EFF3F8"/>
          <w:sz w:val="21"/>
          <w:szCs w:val="21"/>
          <w:lang w:val="es-ES"/>
        </w:rPr>
        <w:t> importante para que nos pueda dar el </w:t>
      </w:r>
      <w:r w:rsidRPr="005C1624">
        <w:rPr>
          <w:rFonts w:ascii="Arial" w:eastAsia="Times New Roman" w:hAnsi="Arial" w:cs="Arial"/>
          <w:b/>
          <w:bCs/>
          <w:color w:val="EFF3F8"/>
          <w:sz w:val="21"/>
          <w:szCs w:val="21"/>
          <w:lang w:val="es-ES"/>
        </w:rPr>
        <w:t>status actual</w:t>
      </w:r>
      <w:r w:rsidRPr="005C1624">
        <w:rPr>
          <w:rFonts w:ascii="Arial" w:eastAsia="Times New Roman" w:hAnsi="Arial" w:cs="Arial"/>
          <w:color w:val="EFF3F8"/>
          <w:sz w:val="21"/>
          <w:szCs w:val="21"/>
          <w:lang w:val="es-ES"/>
        </w:rPr>
        <w:t xml:space="preserve"> de la empresa. </w:t>
      </w:r>
      <w:r w:rsidRPr="005C1624">
        <w:rPr>
          <w:rFonts w:ascii="Arial" w:eastAsia="Times New Roman" w:hAnsi="Arial" w:cs="Arial"/>
          <w:color w:val="EFF3F8"/>
          <w:sz w:val="21"/>
          <w:szCs w:val="21"/>
          <w:lang w:val="en-US"/>
        </w:rPr>
        <w:t>Para realizar su trabaho es necesario que:</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Cree Dashboards o cuadros de control</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Automatice la generación de los mismo.</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color w:val="EFF3F8"/>
          <w:sz w:val="21"/>
          <w:szCs w:val="21"/>
          <w:lang w:val="en-US"/>
        </w:rPr>
        <w:t>Utilice SQL y Excel.</w:t>
      </w:r>
    </w:p>
    <w:p w:rsidR="005C1624" w:rsidRPr="005C1624" w:rsidRDefault="005C1624" w:rsidP="005C1624">
      <w:pPr>
        <w:numPr>
          <w:ilvl w:val="0"/>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b/>
          <w:bCs/>
          <w:color w:val="EFF3F8"/>
          <w:sz w:val="21"/>
          <w:szCs w:val="21"/>
          <w:lang w:val="es-ES"/>
        </w:rPr>
        <w:t>Data Scientist</w:t>
      </w:r>
      <w:r w:rsidRPr="005C1624">
        <w:rPr>
          <w:rFonts w:ascii="Arial" w:eastAsia="Times New Roman" w:hAnsi="Arial" w:cs="Arial"/>
          <w:color w:val="EFF3F8"/>
          <w:sz w:val="21"/>
          <w:szCs w:val="21"/>
          <w:lang w:val="es-ES"/>
        </w:rPr>
        <w:t>: Este rol le pertenece a la persona que, al igual que el </w:t>
      </w:r>
      <w:r w:rsidRPr="005C1624">
        <w:rPr>
          <w:rFonts w:ascii="Arial" w:eastAsia="Times New Roman" w:hAnsi="Arial" w:cs="Arial"/>
          <w:i/>
          <w:iCs/>
          <w:color w:val="EFF3F8"/>
          <w:sz w:val="21"/>
          <w:szCs w:val="21"/>
          <w:lang w:val="es-ES"/>
        </w:rPr>
        <w:t>Analista</w:t>
      </w:r>
      <w:r w:rsidRPr="005C1624">
        <w:rPr>
          <w:rFonts w:ascii="Arial" w:eastAsia="Times New Roman" w:hAnsi="Arial" w:cs="Arial"/>
          <w:color w:val="EFF3F8"/>
          <w:sz w:val="21"/>
          <w:szCs w:val="21"/>
          <w:lang w:val="es-ES"/>
        </w:rPr>
        <w:t> extrae la información, pero además su enfoque esta en </w:t>
      </w:r>
      <w:r w:rsidRPr="005C1624">
        <w:rPr>
          <w:rFonts w:ascii="Arial" w:eastAsia="Times New Roman" w:hAnsi="Arial" w:cs="Arial"/>
          <w:b/>
          <w:bCs/>
          <w:color w:val="EFF3F8"/>
          <w:sz w:val="21"/>
          <w:szCs w:val="21"/>
          <w:lang w:val="es-ES"/>
        </w:rPr>
        <w:t>predecir</w:t>
      </w:r>
      <w:r w:rsidRPr="005C1624">
        <w:rPr>
          <w:rFonts w:ascii="Arial" w:eastAsia="Times New Roman" w:hAnsi="Arial" w:cs="Arial"/>
          <w:color w:val="EFF3F8"/>
          <w:sz w:val="21"/>
          <w:szCs w:val="21"/>
          <w:lang w:val="es-ES"/>
        </w:rPr>
        <w:t xml:space="preserve"> el comportamiento de los datos valiendose de su background en matematicas, estadistica y probabilidad. </w:t>
      </w:r>
      <w:r w:rsidRPr="005C1624">
        <w:rPr>
          <w:rFonts w:ascii="Arial" w:eastAsia="Times New Roman" w:hAnsi="Arial" w:cs="Arial"/>
          <w:color w:val="EFF3F8"/>
          <w:sz w:val="21"/>
          <w:szCs w:val="21"/>
          <w:lang w:val="en-US"/>
        </w:rPr>
        <w:t>Sus principales herramientas son:</w:t>
      </w:r>
    </w:p>
    <w:p w:rsidR="005C1624" w:rsidRPr="005C1624" w:rsidRDefault="005C1624" w:rsidP="005C1624">
      <w:pPr>
        <w:numPr>
          <w:ilvl w:val="1"/>
          <w:numId w:val="8"/>
        </w:numPr>
        <w:shd w:val="clear" w:color="auto" w:fill="24385B"/>
        <w:spacing w:after="0" w:line="240" w:lineRule="auto"/>
        <w:ind w:left="0"/>
        <w:rPr>
          <w:rFonts w:ascii="Arial" w:eastAsia="Times New Roman" w:hAnsi="Arial" w:cs="Arial"/>
          <w:color w:val="EFF3F8"/>
          <w:sz w:val="21"/>
          <w:szCs w:val="21"/>
          <w:lang w:val="en-US"/>
        </w:rPr>
      </w:pPr>
      <w:r w:rsidRPr="005C1624">
        <w:rPr>
          <w:rFonts w:ascii="Arial" w:eastAsia="Times New Roman" w:hAnsi="Arial" w:cs="Arial"/>
          <w:color w:val="EFF3F8"/>
          <w:sz w:val="21"/>
          <w:szCs w:val="21"/>
          <w:lang w:val="en-US"/>
        </w:rPr>
        <w:t>Python y R</w:t>
      </w:r>
    </w:p>
    <w:p w:rsidR="005C1624" w:rsidRPr="005C1624" w:rsidRDefault="005C1624" w:rsidP="005C1624">
      <w:pPr>
        <w:shd w:val="clear" w:color="auto" w:fill="24385B"/>
        <w:spacing w:after="0" w:line="240" w:lineRule="auto"/>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Finalmente estos roles dentro de un equipo de analisis de datos, no puede desarrollarse sólo debido a sus habilidades tecnicas y especificas. Para poder alinear los objetivos de este equipo con los de la organización es necesario que exista un Traductor:</w:t>
      </w:r>
    </w:p>
    <w:p w:rsidR="005C1624" w:rsidRPr="005C1624" w:rsidRDefault="005C1624" w:rsidP="005C1624">
      <w:pPr>
        <w:numPr>
          <w:ilvl w:val="0"/>
          <w:numId w:val="9"/>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b/>
          <w:bCs/>
          <w:color w:val="EFF3F8"/>
          <w:sz w:val="21"/>
          <w:szCs w:val="21"/>
          <w:lang w:val="es-ES"/>
        </w:rPr>
        <w:t>Data Translator</w:t>
      </w:r>
      <w:r w:rsidRPr="005C1624">
        <w:rPr>
          <w:rFonts w:ascii="Arial" w:eastAsia="Times New Roman" w:hAnsi="Arial" w:cs="Arial"/>
          <w:color w:val="EFF3F8"/>
          <w:sz w:val="21"/>
          <w:szCs w:val="21"/>
          <w:lang w:val="es-ES"/>
        </w:rPr>
        <w:t>: Esta persona se encarga de liderar al equipo de trabajo, para que su trabajo se haga de manera efectiva, y oportuna. Además debe ser capaz de interpretar los datos pero sobre todo:</w:t>
      </w:r>
    </w:p>
    <w:p w:rsidR="005C1624" w:rsidRPr="005C1624" w:rsidRDefault="005C1624" w:rsidP="005C1624">
      <w:pPr>
        <w:numPr>
          <w:ilvl w:val="1"/>
          <w:numId w:val="9"/>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Tener una comunicación efectiva con otros equipos de la organización</w:t>
      </w:r>
    </w:p>
    <w:p w:rsidR="005C1624" w:rsidRPr="005C1624" w:rsidRDefault="005C1624" w:rsidP="005C1624">
      <w:pPr>
        <w:numPr>
          <w:ilvl w:val="1"/>
          <w:numId w:val="9"/>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color w:val="EFF3F8"/>
          <w:sz w:val="21"/>
          <w:szCs w:val="21"/>
          <w:lang w:val="es-ES"/>
        </w:rPr>
        <w:t>Ser Experto en las necesidades del negocio.</w:t>
      </w:r>
    </w:p>
    <w:p w:rsidR="00DA303B" w:rsidRDefault="00DA303B" w:rsidP="00DA303B">
      <w:pPr>
        <w:jc w:val="center"/>
      </w:pPr>
      <w:r>
        <w:rPr>
          <w:noProof/>
          <w:lang w:val="en-US"/>
        </w:rPr>
        <w:drawing>
          <wp:inline distT="0" distB="0" distL="0" distR="0" wp14:anchorId="5A6376D1" wp14:editId="34D21D79">
            <wp:extent cx="3498309" cy="2623930"/>
            <wp:effectExtent l="19050" t="19050" r="26035"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847" cy="2634834"/>
                    </a:xfrm>
                    <a:prstGeom prst="rect">
                      <a:avLst/>
                    </a:prstGeom>
                    <a:ln>
                      <a:solidFill>
                        <a:schemeClr val="tx1"/>
                      </a:solidFill>
                    </a:ln>
                  </pic:spPr>
                </pic:pic>
              </a:graphicData>
            </a:graphic>
          </wp:inline>
        </w:drawing>
      </w:r>
    </w:p>
    <w:p w:rsidR="00DA303B" w:rsidRDefault="00DA303B" w:rsidP="00DA303B">
      <w:pPr>
        <w:jc w:val="center"/>
      </w:pPr>
      <w:r>
        <w:rPr>
          <w:noProof/>
          <w:lang w:val="en-US"/>
        </w:rPr>
        <w:drawing>
          <wp:inline distT="0" distB="0" distL="0" distR="0">
            <wp:extent cx="4960984" cy="3400676"/>
            <wp:effectExtent l="19050" t="19050" r="11430" b="28575"/>
            <wp:docPr id="8" name="Imagen 8" descr="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l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1997" cy="3408225"/>
                    </a:xfrm>
                    <a:prstGeom prst="rect">
                      <a:avLst/>
                    </a:prstGeom>
                    <a:noFill/>
                    <a:ln>
                      <a:solidFill>
                        <a:schemeClr val="tx1"/>
                      </a:solidFill>
                    </a:ln>
                  </pic:spPr>
                </pic:pic>
              </a:graphicData>
            </a:graphic>
          </wp:inline>
        </w:drawing>
      </w:r>
    </w:p>
    <w:p w:rsidR="00DA303B" w:rsidRDefault="00DA303B" w:rsidP="00DA303B">
      <w:pPr>
        <w:rPr>
          <w:rFonts w:ascii="Arial" w:hAnsi="Arial" w:cs="Arial"/>
          <w:color w:val="4A4A4A"/>
          <w:shd w:val="clear" w:color="auto" w:fill="FFFFFF"/>
        </w:rPr>
      </w:pPr>
      <w:r>
        <w:rPr>
          <w:rFonts w:ascii="Arial" w:hAnsi="Arial" w:cs="Arial"/>
          <w:color w:val="4A4A4A"/>
          <w:shd w:val="clear" w:color="auto" w:fill="FFFFFF"/>
        </w:rPr>
        <w:lastRenderedPageBreak/>
        <w:t>Cada uno de los roles conlleva manejar herramientas y actividades que me llaman mucho la atención, sin embargo, por mi gusto por los datos podría estar en la parte del ingeniero de datos obteniendo información y guardándola. Otra parte que me gusta es la manera como se presenta el análisis de datos. Les comparto otra imagen con más herramientas: </w:t>
      </w:r>
      <w:r>
        <w:rPr>
          <w:noProof/>
          <w:lang w:val="en-US"/>
        </w:rPr>
        <w:drawing>
          <wp:inline distT="0" distB="0" distL="0" distR="0">
            <wp:extent cx="5964329" cy="3347665"/>
            <wp:effectExtent l="0" t="0" r="0" b="5715"/>
            <wp:docPr id="9" name="Imagen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767" cy="3355207"/>
                    </a:xfrm>
                    <a:prstGeom prst="rect">
                      <a:avLst/>
                    </a:prstGeom>
                    <a:noFill/>
                    <a:ln>
                      <a:noFill/>
                    </a:ln>
                  </pic:spPr>
                </pic:pic>
              </a:graphicData>
            </a:graphic>
          </wp:inline>
        </w:drawing>
      </w:r>
    </w:p>
    <w:p w:rsidR="00DA303B" w:rsidRDefault="005C1624" w:rsidP="00DA303B">
      <w:pPr>
        <w:rPr>
          <w:rFonts w:ascii="Arial" w:hAnsi="Arial" w:cs="Arial"/>
          <w:color w:val="4A4A4A"/>
          <w:shd w:val="clear" w:color="auto" w:fill="FFFFFF"/>
        </w:rPr>
      </w:pPr>
      <w:r>
        <w:rPr>
          <w:noProof/>
          <w:lang w:val="en-US"/>
        </w:rPr>
        <w:drawing>
          <wp:inline distT="0" distB="0" distL="0" distR="0">
            <wp:extent cx="4344178" cy="2280637"/>
            <wp:effectExtent l="0" t="0" r="0" b="5715"/>
            <wp:docPr id="13" name="Imagen 13" descr="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682" cy="2289826"/>
                    </a:xfrm>
                    <a:prstGeom prst="rect">
                      <a:avLst/>
                    </a:prstGeom>
                    <a:noFill/>
                    <a:ln>
                      <a:noFill/>
                    </a:ln>
                  </pic:spPr>
                </pic:pic>
              </a:graphicData>
            </a:graphic>
          </wp:inline>
        </w:drawing>
      </w:r>
    </w:p>
    <w:p w:rsidR="00DA303B" w:rsidRPr="00DA303B" w:rsidRDefault="00DA303B" w:rsidP="00DA303B">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DA303B">
        <w:rPr>
          <w:rFonts w:ascii="cooper_hewittmedium" w:hAnsi="cooper_hewittmedium"/>
          <w:color w:val="000000"/>
          <w:spacing w:val="-2"/>
          <w:sz w:val="36"/>
          <w:szCs w:val="36"/>
          <w:lang w:val="es-ES"/>
        </w:rPr>
        <w:t>Herramientas para cada etapa del análisis de datos</w:t>
      </w:r>
    </w:p>
    <w:p w:rsidR="00DA303B" w:rsidRDefault="00DA303B" w:rsidP="00DA303B">
      <w:pPr>
        <w:rPr>
          <w:rFonts w:ascii="Arial" w:hAnsi="Arial" w:cs="Arial"/>
          <w:color w:val="4A4A4A"/>
          <w:shd w:val="clear" w:color="auto" w:fill="FFFFFF"/>
        </w:rPr>
      </w:pPr>
      <w:r>
        <w:rPr>
          <w:rStyle w:val="Textoennegrita"/>
          <w:rFonts w:ascii="Arial" w:hAnsi="Arial" w:cs="Arial"/>
          <w:color w:val="4A4A4A"/>
          <w:shd w:val="clear" w:color="auto" w:fill="FFFFFF"/>
        </w:rPr>
        <w:t>¿Qué clientes compraron ayer y hoy? Sin duda que SQL.</w:t>
      </w:r>
      <w:r>
        <w:rPr>
          <w:rFonts w:ascii="Arial" w:hAnsi="Arial" w:cs="Arial"/>
          <w:color w:val="4A4A4A"/>
          <w:shd w:val="clear" w:color="auto" w:fill="FFFFFF"/>
        </w:rPr>
        <w:t> Estamos con la mirada en el pasado y el presente, no nos están pidiendo que predigamos el futuro. Con SQL podremos saber quienes compraron ayer y hoy.</w:t>
      </w:r>
    </w:p>
    <w:p w:rsidR="000D5450" w:rsidRDefault="000D5450" w:rsidP="00DA303B">
      <w:pPr>
        <w:rPr>
          <w:rFonts w:ascii="Arial" w:hAnsi="Arial" w:cs="Arial"/>
          <w:color w:val="4A4A4A"/>
          <w:shd w:val="clear" w:color="auto" w:fill="FFFFFF"/>
        </w:rPr>
      </w:pPr>
    </w:p>
    <w:p w:rsidR="000D5450" w:rsidRDefault="000D5450" w:rsidP="00DA303B">
      <w:pPr>
        <w:rPr>
          <w:rFonts w:ascii="Arial" w:hAnsi="Arial" w:cs="Arial"/>
          <w:color w:val="4A4A4A"/>
          <w:shd w:val="clear" w:color="auto" w:fill="FFFFFF"/>
        </w:rPr>
      </w:pPr>
    </w:p>
    <w:p w:rsidR="000D5450" w:rsidRDefault="000D5450" w:rsidP="00DA303B">
      <w:pPr>
        <w:rPr>
          <w:rFonts w:ascii="Arial" w:hAnsi="Arial" w:cs="Arial"/>
          <w:color w:val="4A4A4A"/>
          <w:shd w:val="clear" w:color="auto" w:fill="FFFFFF"/>
        </w:rPr>
      </w:pPr>
    </w:p>
    <w:p w:rsidR="000D5450" w:rsidRDefault="000D5450" w:rsidP="00DA303B">
      <w:pPr>
        <w:rPr>
          <w:rFonts w:ascii="Arial" w:hAnsi="Arial" w:cs="Arial"/>
          <w:color w:val="4A4A4A"/>
          <w:shd w:val="clear" w:color="auto" w:fill="FFFFFF"/>
        </w:rPr>
      </w:pPr>
    </w:p>
    <w:p w:rsidR="000D5450" w:rsidRDefault="000D5450" w:rsidP="00DA303B">
      <w:pPr>
        <w:rPr>
          <w:rFonts w:ascii="Arial" w:hAnsi="Arial" w:cs="Arial"/>
          <w:color w:val="4A4A4A"/>
          <w:shd w:val="clear" w:color="auto" w:fill="FFFFFF"/>
        </w:rPr>
      </w:pPr>
    </w:p>
    <w:p w:rsidR="005C1624" w:rsidRPr="005C1624" w:rsidRDefault="005C1624" w:rsidP="005C1624">
      <w:pPr>
        <w:spacing w:after="0" w:line="240" w:lineRule="auto"/>
        <w:rPr>
          <w:rFonts w:ascii="Times New Roman" w:eastAsia="Times New Roman" w:hAnsi="Times New Roman" w:cs="Times New Roman"/>
          <w:sz w:val="24"/>
          <w:szCs w:val="24"/>
          <w:lang w:val="es-ES"/>
        </w:rPr>
      </w:pPr>
      <w:ins w:id="1" w:author="Unknown">
        <w:r w:rsidRPr="005C1624">
          <w:rPr>
            <w:rFonts w:ascii="Arial" w:eastAsia="Times New Roman" w:hAnsi="Arial" w:cs="Arial"/>
            <w:b/>
            <w:bCs/>
            <w:color w:val="EFF3F8"/>
            <w:sz w:val="21"/>
            <w:szCs w:val="21"/>
            <w:shd w:val="clear" w:color="auto" w:fill="24385B"/>
            <w:lang w:val="es-ES"/>
          </w:rPr>
          <w:lastRenderedPageBreak/>
          <w:t>Herramientas en Data Science</w:t>
        </w:r>
      </w:ins>
    </w:p>
    <w:p w:rsidR="005C1624" w:rsidRPr="005C1624" w:rsidRDefault="005C1624" w:rsidP="005C1624">
      <w:pPr>
        <w:shd w:val="clear" w:color="auto" w:fill="24385B"/>
        <w:spacing w:after="0" w:line="240" w:lineRule="auto"/>
        <w:rPr>
          <w:rFonts w:ascii="Arial" w:eastAsia="Times New Roman" w:hAnsi="Arial" w:cs="Arial"/>
          <w:color w:val="EFF3F8"/>
          <w:sz w:val="21"/>
          <w:szCs w:val="21"/>
          <w:lang w:val="es-ES"/>
        </w:rPr>
      </w:pPr>
      <w:r w:rsidRPr="005C1624">
        <w:rPr>
          <w:rFonts w:ascii="Arial" w:eastAsia="Times New Roman" w:hAnsi="Arial" w:cs="Arial"/>
          <w:b/>
          <w:bCs/>
          <w:color w:val="EFF3F8"/>
          <w:sz w:val="21"/>
          <w:szCs w:val="21"/>
          <w:lang w:val="es-ES"/>
        </w:rPr>
        <w:t>Extracción de la información con SQL</w:t>
      </w:r>
      <w:r w:rsidRPr="005C1624">
        <w:rPr>
          <w:rFonts w:ascii="Arial" w:eastAsia="Times New Roman" w:hAnsi="Arial" w:cs="Arial"/>
          <w:color w:val="EFF3F8"/>
          <w:sz w:val="21"/>
          <w:szCs w:val="21"/>
          <w:lang w:val="es-ES"/>
        </w:rPr>
        <w:br/>
        <w:t>Aquí extraemos la información, sintetizar una base de datos y crear un cuadro de control de la operación.</w:t>
      </w:r>
      <w:r w:rsidRPr="005C1624">
        <w:rPr>
          <w:rFonts w:ascii="Arial" w:eastAsia="Times New Roman" w:hAnsi="Arial" w:cs="Arial"/>
          <w:color w:val="EFF3F8"/>
          <w:sz w:val="21"/>
          <w:szCs w:val="21"/>
          <w:lang w:val="es-ES"/>
        </w:rPr>
        <w:br/>
      </w:r>
      <w:r w:rsidRPr="005C1624">
        <w:rPr>
          <w:rFonts w:ascii="Arial" w:eastAsia="Times New Roman" w:hAnsi="Arial" w:cs="Arial"/>
          <w:noProof/>
          <w:color w:val="EFF3F8"/>
          <w:sz w:val="21"/>
          <w:szCs w:val="21"/>
          <w:lang w:val="en-US"/>
        </w:rPr>
        <w:drawing>
          <wp:inline distT="0" distB="0" distL="0" distR="0">
            <wp:extent cx="3193755" cy="2194560"/>
            <wp:effectExtent l="0" t="0" r="6985" b="0"/>
            <wp:docPr id="15" name="Imagen 1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995" b="7150"/>
                    <a:stretch/>
                  </pic:blipFill>
                  <pic:spPr bwMode="auto">
                    <a:xfrm>
                      <a:off x="0" y="0"/>
                      <a:ext cx="3225852" cy="2216615"/>
                    </a:xfrm>
                    <a:prstGeom prst="rect">
                      <a:avLst/>
                    </a:prstGeom>
                    <a:noFill/>
                    <a:ln>
                      <a:noFill/>
                    </a:ln>
                    <a:extLst>
                      <a:ext uri="{53640926-AAD7-44D8-BBD7-CCE9431645EC}">
                        <a14:shadowObscured xmlns:a14="http://schemas.microsoft.com/office/drawing/2010/main"/>
                      </a:ext>
                    </a:extLst>
                  </pic:spPr>
                </pic:pic>
              </a:graphicData>
            </a:graphic>
          </wp:inline>
        </w:drawing>
      </w:r>
    </w:p>
    <w:p w:rsidR="005C1624" w:rsidRPr="005C1624" w:rsidRDefault="005C1624" w:rsidP="005C1624">
      <w:pPr>
        <w:spacing w:after="0" w:line="240" w:lineRule="auto"/>
        <w:rPr>
          <w:rFonts w:ascii="Times New Roman" w:eastAsia="Times New Roman" w:hAnsi="Times New Roman" w:cs="Times New Roman"/>
          <w:sz w:val="24"/>
          <w:szCs w:val="24"/>
          <w:lang w:val="en-US"/>
        </w:rPr>
      </w:pPr>
      <w:r w:rsidRPr="005C1624">
        <w:rPr>
          <w:rFonts w:ascii="Times New Roman" w:eastAsia="Times New Roman" w:hAnsi="Times New Roman" w:cs="Times New Roman"/>
          <w:sz w:val="24"/>
          <w:szCs w:val="24"/>
          <w:lang w:val="en-US"/>
        </w:rPr>
        <w:pict>
          <v:rect id="_x0000_i1028" style="width:0;height:0" o:hralign="center" o:hrstd="t" o:hrnoshade="t" o:hr="t" fillcolor="#eff3f8" stroked="f"/>
        </w:pict>
      </w:r>
    </w:p>
    <w:p w:rsidR="005C1624" w:rsidRPr="005C1624" w:rsidRDefault="005C1624" w:rsidP="005C1624">
      <w:pPr>
        <w:shd w:val="clear" w:color="auto" w:fill="24385B"/>
        <w:spacing w:after="0" w:line="240" w:lineRule="auto"/>
        <w:rPr>
          <w:rFonts w:ascii="Arial" w:eastAsia="Times New Roman" w:hAnsi="Arial" w:cs="Arial"/>
          <w:color w:val="EFF3F8"/>
          <w:sz w:val="21"/>
          <w:szCs w:val="21"/>
          <w:lang w:val="en-US"/>
        </w:rPr>
      </w:pPr>
      <w:r w:rsidRPr="005C1624">
        <w:rPr>
          <w:rFonts w:ascii="Arial" w:eastAsia="Times New Roman" w:hAnsi="Arial" w:cs="Arial"/>
          <w:b/>
          <w:bCs/>
          <w:color w:val="EFF3F8"/>
          <w:sz w:val="21"/>
          <w:szCs w:val="21"/>
          <w:lang w:val="es-ES"/>
        </w:rPr>
        <w:t>Análisis y visualización con R y Python</w:t>
      </w:r>
      <w:r w:rsidRPr="005C1624">
        <w:rPr>
          <w:rFonts w:ascii="Arial" w:eastAsia="Times New Roman" w:hAnsi="Arial" w:cs="Arial"/>
          <w:color w:val="EFF3F8"/>
          <w:sz w:val="21"/>
          <w:szCs w:val="21"/>
          <w:lang w:val="es-ES"/>
        </w:rPr>
        <w:br/>
        <w:t xml:space="preserve">Se analiza y visualizar la información extraída a través de gráficos, y con los cuales podremos crear modelos predictivos. </w:t>
      </w:r>
      <w:r w:rsidRPr="005C1624">
        <w:rPr>
          <w:rFonts w:ascii="Arial" w:eastAsia="Times New Roman" w:hAnsi="Arial" w:cs="Arial"/>
          <w:color w:val="EFF3F8"/>
          <w:sz w:val="21"/>
          <w:szCs w:val="21"/>
          <w:lang w:val="en-US"/>
        </w:rPr>
        <w:t>Los 2 lenguajes de programación que usan aquí son:</w:t>
      </w:r>
    </w:p>
    <w:p w:rsidR="005C1624" w:rsidRPr="005C1624" w:rsidRDefault="005C1624" w:rsidP="005C1624">
      <w:pPr>
        <w:numPr>
          <w:ilvl w:val="0"/>
          <w:numId w:val="10"/>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b/>
          <w:bCs/>
          <w:color w:val="EFF3F8"/>
          <w:sz w:val="21"/>
          <w:szCs w:val="21"/>
          <w:lang w:val="es-ES"/>
        </w:rPr>
        <w:t>R:</w:t>
      </w:r>
      <w:r w:rsidRPr="005C1624">
        <w:rPr>
          <w:rFonts w:ascii="Arial" w:eastAsia="Times New Roman" w:hAnsi="Arial" w:cs="Arial"/>
          <w:color w:val="EFF3F8"/>
          <w:sz w:val="21"/>
          <w:szCs w:val="21"/>
          <w:lang w:val="es-ES"/>
        </w:rPr>
        <w:t> Sirve para realizar análisis de datos con un enfoque estadístico y es un más complejo aprenderlo al inicio. Algunas de las herramientas (packpages) que se complementan con R son </w:t>
      </w:r>
      <w:r w:rsidRPr="005C1624">
        <w:rPr>
          <w:rFonts w:ascii="Courier New" w:eastAsia="Times New Roman" w:hAnsi="Courier New" w:cs="Courier New"/>
          <w:color w:val="EFF3F8"/>
          <w:sz w:val="21"/>
          <w:szCs w:val="21"/>
          <w:shd w:val="clear" w:color="auto" w:fill="0C1633"/>
          <w:lang w:val="es-ES"/>
        </w:rPr>
        <w:t>ggplot2</w:t>
      </w:r>
      <w:r w:rsidRPr="005C1624">
        <w:rPr>
          <w:rFonts w:ascii="Arial" w:eastAsia="Times New Roman" w:hAnsi="Arial" w:cs="Arial"/>
          <w:color w:val="EFF3F8"/>
          <w:sz w:val="21"/>
          <w:szCs w:val="21"/>
          <w:lang w:val="es-ES"/>
        </w:rPr>
        <w:t> y </w:t>
      </w:r>
      <w:r w:rsidRPr="005C1624">
        <w:rPr>
          <w:rFonts w:ascii="Courier New" w:eastAsia="Times New Roman" w:hAnsi="Courier New" w:cs="Courier New"/>
          <w:color w:val="EFF3F8"/>
          <w:sz w:val="21"/>
          <w:szCs w:val="21"/>
          <w:shd w:val="clear" w:color="auto" w:fill="0C1633"/>
          <w:lang w:val="es-ES"/>
        </w:rPr>
        <w:t>dplyr</w:t>
      </w:r>
      <w:r w:rsidRPr="005C1624">
        <w:rPr>
          <w:rFonts w:ascii="Arial" w:eastAsia="Times New Roman" w:hAnsi="Arial" w:cs="Arial"/>
          <w:color w:val="EFF3F8"/>
          <w:sz w:val="21"/>
          <w:szCs w:val="21"/>
          <w:lang w:val="es-ES"/>
        </w:rPr>
        <w:t> .</w:t>
      </w:r>
    </w:p>
    <w:p w:rsidR="005C1624" w:rsidRPr="005C1624" w:rsidRDefault="005C1624" w:rsidP="005C1624">
      <w:pPr>
        <w:numPr>
          <w:ilvl w:val="0"/>
          <w:numId w:val="10"/>
        </w:numPr>
        <w:shd w:val="clear" w:color="auto" w:fill="24385B"/>
        <w:spacing w:after="0" w:line="240" w:lineRule="auto"/>
        <w:ind w:left="0"/>
        <w:rPr>
          <w:rFonts w:ascii="Arial" w:eastAsia="Times New Roman" w:hAnsi="Arial" w:cs="Arial"/>
          <w:color w:val="EFF3F8"/>
          <w:sz w:val="21"/>
          <w:szCs w:val="21"/>
          <w:lang w:val="es-ES"/>
        </w:rPr>
      </w:pPr>
      <w:r w:rsidRPr="005C1624">
        <w:rPr>
          <w:rFonts w:ascii="Arial" w:eastAsia="Times New Roman" w:hAnsi="Arial" w:cs="Arial"/>
          <w:b/>
          <w:bCs/>
          <w:color w:val="EFF3F8"/>
          <w:sz w:val="21"/>
          <w:szCs w:val="21"/>
          <w:lang w:val="es-ES"/>
        </w:rPr>
        <w:t>Python:</w:t>
      </w:r>
      <w:r w:rsidRPr="005C1624">
        <w:rPr>
          <w:rFonts w:ascii="Arial" w:eastAsia="Times New Roman" w:hAnsi="Arial" w:cs="Arial"/>
          <w:color w:val="EFF3F8"/>
          <w:sz w:val="21"/>
          <w:szCs w:val="21"/>
          <w:lang w:val="es-ES"/>
        </w:rPr>
        <w:t> Sirve también para realizar análisis de datos, pero con un enfoque hacia la ingeniería. Python es un lenguaje más sencillo y es similar a otros lenguajes de programación. Alguna herramientas (librerías) que complementan con Python son </w:t>
      </w:r>
      <w:r w:rsidRPr="005C1624">
        <w:rPr>
          <w:rFonts w:ascii="Courier New" w:eastAsia="Times New Roman" w:hAnsi="Courier New" w:cs="Courier New"/>
          <w:color w:val="EFF3F8"/>
          <w:sz w:val="21"/>
          <w:szCs w:val="21"/>
          <w:shd w:val="clear" w:color="auto" w:fill="0C1633"/>
          <w:lang w:val="es-ES"/>
        </w:rPr>
        <w:t>Pandas</w:t>
      </w:r>
      <w:r w:rsidRPr="005C1624">
        <w:rPr>
          <w:rFonts w:ascii="Arial" w:eastAsia="Times New Roman" w:hAnsi="Arial" w:cs="Arial"/>
          <w:color w:val="EFF3F8"/>
          <w:sz w:val="21"/>
          <w:szCs w:val="21"/>
          <w:lang w:val="es-ES"/>
        </w:rPr>
        <w:t> y </w:t>
      </w:r>
      <w:r w:rsidRPr="005C1624">
        <w:rPr>
          <w:rFonts w:ascii="Courier New" w:eastAsia="Times New Roman" w:hAnsi="Courier New" w:cs="Courier New"/>
          <w:color w:val="EFF3F8"/>
          <w:sz w:val="21"/>
          <w:szCs w:val="21"/>
          <w:shd w:val="clear" w:color="auto" w:fill="0C1633"/>
          <w:lang w:val="es-ES"/>
        </w:rPr>
        <w:t>Numpy</w:t>
      </w:r>
      <w:r w:rsidRPr="005C1624">
        <w:rPr>
          <w:rFonts w:ascii="Arial" w:eastAsia="Times New Roman" w:hAnsi="Arial" w:cs="Arial"/>
          <w:color w:val="EFF3F8"/>
          <w:sz w:val="21"/>
          <w:szCs w:val="21"/>
          <w:lang w:val="es-ES"/>
        </w:rPr>
        <w:t>.</w:t>
      </w:r>
      <w:r w:rsidRPr="005C1624">
        <w:rPr>
          <w:rFonts w:ascii="Arial" w:eastAsia="Times New Roman" w:hAnsi="Arial" w:cs="Arial"/>
          <w:color w:val="EFF3F8"/>
          <w:sz w:val="21"/>
          <w:szCs w:val="21"/>
          <w:lang w:val="es-ES"/>
        </w:rPr>
        <w:br/>
      </w:r>
      <w:r w:rsidRPr="005C1624">
        <w:rPr>
          <w:rFonts w:ascii="Arial" w:eastAsia="Times New Roman" w:hAnsi="Arial" w:cs="Arial"/>
          <w:noProof/>
          <w:color w:val="EFF3F8"/>
          <w:sz w:val="21"/>
          <w:szCs w:val="21"/>
          <w:lang w:val="en-US"/>
        </w:rPr>
        <w:drawing>
          <wp:inline distT="0" distB="0" distL="0" distR="0">
            <wp:extent cx="3559578" cy="2662454"/>
            <wp:effectExtent l="0" t="0" r="3175" b="5080"/>
            <wp:docPr id="14" name="Imagen 14"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084" b="3110"/>
                    <a:stretch/>
                  </pic:blipFill>
                  <pic:spPr bwMode="auto">
                    <a:xfrm>
                      <a:off x="0" y="0"/>
                      <a:ext cx="3566077" cy="2667315"/>
                    </a:xfrm>
                    <a:prstGeom prst="rect">
                      <a:avLst/>
                    </a:prstGeom>
                    <a:noFill/>
                    <a:ln>
                      <a:noFill/>
                    </a:ln>
                    <a:extLst>
                      <a:ext uri="{53640926-AAD7-44D8-BBD7-CCE9431645EC}">
                        <a14:shadowObscured xmlns:a14="http://schemas.microsoft.com/office/drawing/2010/main"/>
                      </a:ext>
                    </a:extLst>
                  </pic:spPr>
                </pic:pic>
              </a:graphicData>
            </a:graphic>
          </wp:inline>
        </w:drawing>
      </w:r>
    </w:p>
    <w:p w:rsidR="005C1624" w:rsidRPr="005C1624" w:rsidRDefault="005C1624" w:rsidP="00DA303B">
      <w:pPr>
        <w:rPr>
          <w:rFonts w:ascii="Arial" w:hAnsi="Arial" w:cs="Arial"/>
          <w:color w:val="4A4A4A"/>
          <w:shd w:val="clear" w:color="auto" w:fill="FFFFFF"/>
          <w:lang w:val="es-ES"/>
        </w:rPr>
      </w:pPr>
    </w:p>
    <w:p w:rsidR="00DA303B" w:rsidRPr="00DA303B" w:rsidRDefault="00DA303B" w:rsidP="00DA303B">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DA303B">
        <w:rPr>
          <w:rFonts w:ascii="cooper_hewittmedium" w:hAnsi="cooper_hewittmedium"/>
          <w:color w:val="000000"/>
          <w:spacing w:val="-2"/>
          <w:sz w:val="36"/>
          <w:szCs w:val="36"/>
          <w:lang w:val="es-ES"/>
        </w:rPr>
        <w:t>¿Qué es y cómo usar una base de datos relacional con SQL?</w:t>
      </w:r>
    </w:p>
    <w:p w:rsidR="00DA303B" w:rsidRPr="00DA303B" w:rsidRDefault="00DA303B" w:rsidP="00DA303B">
      <w:pPr>
        <w:pStyle w:val="NormalWeb"/>
        <w:shd w:val="clear" w:color="auto" w:fill="FFFFFF"/>
        <w:spacing w:before="0" w:beforeAutospacing="0" w:after="0" w:afterAutospacing="0"/>
        <w:rPr>
          <w:rFonts w:ascii="Arial" w:hAnsi="Arial" w:cs="Arial"/>
          <w:color w:val="4A4A4A"/>
          <w:lang w:val="es-ES"/>
        </w:rPr>
      </w:pPr>
      <w:r w:rsidRPr="00DA303B">
        <w:rPr>
          <w:rFonts w:ascii="Arial" w:hAnsi="Arial" w:cs="Arial"/>
          <w:color w:val="4A4A4A"/>
          <w:lang w:val="es-ES"/>
        </w:rPr>
        <w:t>Si alguien quiere profundizar en SQL, estos cursos tienen un excelente contenido:</w:t>
      </w:r>
    </w:p>
    <w:p w:rsidR="00DA303B" w:rsidRPr="00DA303B" w:rsidRDefault="00DA303B" w:rsidP="00DA303B">
      <w:pPr>
        <w:pStyle w:val="NormalWeb"/>
        <w:shd w:val="clear" w:color="auto" w:fill="FFFFFF"/>
        <w:spacing w:before="0" w:beforeAutospacing="0" w:after="0" w:afterAutospacing="0"/>
        <w:rPr>
          <w:rFonts w:ascii="Arial" w:hAnsi="Arial" w:cs="Arial"/>
          <w:color w:val="4A4A4A"/>
          <w:lang w:val="es-ES"/>
        </w:rPr>
      </w:pPr>
      <w:r w:rsidRPr="000D5450">
        <w:rPr>
          <w:rFonts w:ascii="Arial" w:hAnsi="Arial" w:cs="Arial"/>
          <w:color w:val="4A4A4A"/>
          <w:highlight w:val="yellow"/>
          <w:lang w:val="es-ES"/>
        </w:rPr>
        <w:t>[</w:t>
      </w:r>
      <w:hyperlink r:id="rId20" w:tgtFrame="_blank" w:history="1">
        <w:r w:rsidRPr="000D5450">
          <w:rPr>
            <w:rStyle w:val="Hipervnculo"/>
            <w:rFonts w:ascii="Arial" w:hAnsi="Arial" w:cs="Arial"/>
            <w:color w:val="0791E6"/>
            <w:highlight w:val="yellow"/>
            <w:lang w:val="es-ES"/>
          </w:rPr>
          <w:t>https://platzi.com/cursos/bd/</w:t>
        </w:r>
      </w:hyperlink>
      <w:r w:rsidRPr="000D5450">
        <w:rPr>
          <w:rFonts w:ascii="Arial" w:hAnsi="Arial" w:cs="Arial"/>
          <w:color w:val="4A4A4A"/>
          <w:highlight w:val="yellow"/>
          <w:lang w:val="es-ES"/>
        </w:rPr>
        <w:t>] -&gt; Fundamentos Bases de Datos</w:t>
      </w:r>
      <w:r w:rsidRPr="000D5450">
        <w:rPr>
          <w:rFonts w:ascii="Arial" w:hAnsi="Arial" w:cs="Arial"/>
          <w:color w:val="4A4A4A"/>
          <w:highlight w:val="yellow"/>
          <w:lang w:val="es-ES"/>
        </w:rPr>
        <w:br/>
        <w:t>[</w:t>
      </w:r>
      <w:hyperlink r:id="rId21" w:tgtFrame="_blank" w:history="1">
        <w:r w:rsidRPr="000D5450">
          <w:rPr>
            <w:rStyle w:val="Hipervnculo"/>
            <w:rFonts w:ascii="Arial" w:hAnsi="Arial" w:cs="Arial"/>
            <w:color w:val="0791E6"/>
            <w:highlight w:val="yellow"/>
            <w:lang w:val="es-ES"/>
          </w:rPr>
          <w:t>https://platzi.com/cursos/postgresql/</w:t>
        </w:r>
      </w:hyperlink>
      <w:r w:rsidRPr="000D5450">
        <w:rPr>
          <w:rFonts w:ascii="Arial" w:hAnsi="Arial" w:cs="Arial"/>
          <w:color w:val="4A4A4A"/>
          <w:highlight w:val="yellow"/>
          <w:lang w:val="es-ES"/>
        </w:rPr>
        <w:t>]-&gt; Curso PostgreSQL</w:t>
      </w:r>
      <w:r w:rsidRPr="000D5450">
        <w:rPr>
          <w:rFonts w:ascii="Arial" w:hAnsi="Arial" w:cs="Arial"/>
          <w:color w:val="4A4A4A"/>
          <w:highlight w:val="yellow"/>
          <w:lang w:val="es-ES"/>
        </w:rPr>
        <w:br/>
        <w:t>[</w:t>
      </w:r>
      <w:hyperlink r:id="rId22" w:tgtFrame="_blank" w:history="1">
        <w:r w:rsidRPr="000D5450">
          <w:rPr>
            <w:rStyle w:val="Hipervnculo"/>
            <w:rFonts w:ascii="Arial" w:hAnsi="Arial" w:cs="Arial"/>
            <w:color w:val="0791E6"/>
            <w:highlight w:val="yellow"/>
            <w:lang w:val="es-ES"/>
          </w:rPr>
          <w:t>https://platzi.com/cursos/practico-sql/(url)</w:t>
        </w:r>
      </w:hyperlink>
      <w:r w:rsidRPr="000D5450">
        <w:rPr>
          <w:rFonts w:ascii="Arial" w:hAnsi="Arial" w:cs="Arial"/>
          <w:color w:val="4A4A4A"/>
          <w:highlight w:val="yellow"/>
          <w:lang w:val="es-ES"/>
        </w:rPr>
        <w:t> -&gt; Curso Practico SQL</w:t>
      </w:r>
    </w:p>
    <w:p w:rsidR="00DA303B" w:rsidRDefault="00DA303B" w:rsidP="00DA303B">
      <w:pPr>
        <w:rPr>
          <w:lang w:val="es-ES"/>
        </w:rPr>
      </w:pPr>
    </w:p>
    <w:p w:rsidR="00DA303B" w:rsidRPr="00DA303B" w:rsidRDefault="00DA303B" w:rsidP="00DA303B">
      <w:pPr>
        <w:pStyle w:val="NormalWeb"/>
        <w:shd w:val="clear" w:color="auto" w:fill="FFFFFF"/>
        <w:spacing w:before="0" w:beforeAutospacing="0" w:after="0" w:afterAutospacing="0"/>
        <w:rPr>
          <w:rFonts w:ascii="Arial" w:hAnsi="Arial" w:cs="Arial"/>
          <w:color w:val="4A4A4A"/>
          <w:lang w:val="es-ES"/>
        </w:rPr>
      </w:pPr>
      <w:r w:rsidRPr="00DA303B">
        <w:rPr>
          <w:rStyle w:val="Textoennegrita"/>
          <w:rFonts w:ascii="Arial" w:hAnsi="Arial" w:cs="Arial"/>
          <w:color w:val="4A4A4A"/>
          <w:lang w:val="es-ES"/>
        </w:rPr>
        <w:t>¿Qué tipos de comandos hay dentro del SQL?</w:t>
      </w:r>
      <w:r w:rsidRPr="00DA303B">
        <w:rPr>
          <w:rFonts w:ascii="Arial" w:hAnsi="Arial" w:cs="Arial"/>
          <w:color w:val="4A4A4A"/>
          <w:lang w:val="es-ES"/>
        </w:rPr>
        <w:br/>
        <w:t>Los comandos del lenguaje SQL se dividen según su función en estos 5 tipos:</w:t>
      </w:r>
    </w:p>
    <w:p w:rsidR="00DA303B" w:rsidRPr="00DA303B" w:rsidRDefault="00DA303B" w:rsidP="00DA303B">
      <w:pPr>
        <w:pStyle w:val="NormalWeb"/>
        <w:shd w:val="clear" w:color="auto" w:fill="FFFFFF"/>
        <w:spacing w:before="0" w:beforeAutospacing="0" w:after="0" w:afterAutospacing="0"/>
        <w:rPr>
          <w:rFonts w:ascii="Arial" w:hAnsi="Arial" w:cs="Arial"/>
          <w:color w:val="4A4A4A"/>
          <w:lang w:val="es-ES"/>
        </w:rPr>
      </w:pPr>
      <w:r w:rsidRPr="00DA303B">
        <w:rPr>
          <w:rStyle w:val="Textoennegrita"/>
          <w:rFonts w:ascii="Arial" w:hAnsi="Arial" w:cs="Arial"/>
          <w:color w:val="4A4A4A"/>
          <w:lang w:val="es-ES"/>
        </w:rPr>
        <w:lastRenderedPageBreak/>
        <w:t>DDL (Data Definition Language)</w:t>
      </w:r>
      <w:r w:rsidRPr="00DA303B">
        <w:rPr>
          <w:rFonts w:ascii="Arial" w:hAnsi="Arial" w:cs="Arial"/>
          <w:color w:val="4A4A4A"/>
          <w:lang w:val="es-ES"/>
        </w:rPr>
        <w:t>: definen el esquema o estructura de la base de datos. Ejemplos: </w:t>
      </w:r>
      <w:r w:rsidRPr="00DA303B">
        <w:rPr>
          <w:rStyle w:val="nfasis"/>
          <w:rFonts w:ascii="Arial" w:hAnsi="Arial" w:cs="Arial"/>
          <w:color w:val="4A4A4A"/>
          <w:lang w:val="es-ES"/>
        </w:rPr>
        <w:t>CREATE</w:t>
      </w:r>
      <w:r w:rsidRPr="00DA303B">
        <w:rPr>
          <w:rFonts w:ascii="Arial" w:hAnsi="Arial" w:cs="Arial"/>
          <w:color w:val="4A4A4A"/>
          <w:lang w:val="es-ES"/>
        </w:rPr>
        <w:t> (crear); ALTER (alterar); </w:t>
      </w:r>
      <w:r w:rsidRPr="00DA303B">
        <w:rPr>
          <w:rStyle w:val="nfasis"/>
          <w:rFonts w:ascii="Arial" w:hAnsi="Arial" w:cs="Arial"/>
          <w:color w:val="4A4A4A"/>
          <w:lang w:val="es-ES"/>
        </w:rPr>
        <w:t>DROP</w:t>
      </w:r>
      <w:r w:rsidRPr="00DA303B">
        <w:rPr>
          <w:rFonts w:ascii="Arial" w:hAnsi="Arial" w:cs="Arial"/>
          <w:color w:val="4A4A4A"/>
          <w:lang w:val="es-ES"/>
        </w:rPr>
        <w:t> (eliminar objetos); </w:t>
      </w:r>
      <w:r w:rsidRPr="00DA303B">
        <w:rPr>
          <w:rStyle w:val="nfasis"/>
          <w:rFonts w:ascii="Arial" w:hAnsi="Arial" w:cs="Arial"/>
          <w:color w:val="4A4A4A"/>
          <w:lang w:val="es-ES"/>
        </w:rPr>
        <w:t>RENAME</w:t>
      </w:r>
      <w:r w:rsidRPr="00DA303B">
        <w:rPr>
          <w:rFonts w:ascii="Arial" w:hAnsi="Arial" w:cs="Arial"/>
          <w:color w:val="4A4A4A"/>
          <w:lang w:val="es-ES"/>
        </w:rPr>
        <w:t> (renombrar); </w:t>
      </w:r>
      <w:r w:rsidRPr="00DA303B">
        <w:rPr>
          <w:rStyle w:val="nfasis"/>
          <w:rFonts w:ascii="Arial" w:hAnsi="Arial" w:cs="Arial"/>
          <w:color w:val="4A4A4A"/>
          <w:lang w:val="es-ES"/>
        </w:rPr>
        <w:t>TRUNCATE</w:t>
      </w:r>
      <w:r w:rsidRPr="00DA303B">
        <w:rPr>
          <w:rFonts w:ascii="Arial" w:hAnsi="Arial" w:cs="Arial"/>
          <w:color w:val="4A4A4A"/>
          <w:lang w:val="es-ES"/>
        </w:rPr>
        <w:t> (quita todos los registros de una tabla, incluidos los espacios de los registros eliminados); </w:t>
      </w:r>
      <w:r w:rsidRPr="00DA303B">
        <w:rPr>
          <w:rStyle w:val="nfasis"/>
          <w:rFonts w:ascii="Arial" w:hAnsi="Arial" w:cs="Arial"/>
          <w:color w:val="4A4A4A"/>
          <w:lang w:val="es-ES"/>
        </w:rPr>
        <w:t>COMMENT</w:t>
      </w:r>
      <w:r w:rsidRPr="00DA303B">
        <w:rPr>
          <w:rFonts w:ascii="Arial" w:hAnsi="Arial" w:cs="Arial"/>
          <w:color w:val="4A4A4A"/>
          <w:lang w:val="es-ES"/>
        </w:rPr>
        <w:t> (comentar); entre otros.</w:t>
      </w:r>
      <w:r w:rsidRPr="00DA303B">
        <w:rPr>
          <w:rFonts w:ascii="Arial" w:hAnsi="Arial" w:cs="Arial"/>
          <w:color w:val="4A4A4A"/>
          <w:lang w:val="es-ES"/>
        </w:rPr>
        <w:br/>
      </w:r>
      <w:r w:rsidRPr="00DA303B">
        <w:rPr>
          <w:rStyle w:val="Textoennegrita"/>
          <w:rFonts w:ascii="Arial" w:hAnsi="Arial" w:cs="Arial"/>
          <w:color w:val="4A4A4A"/>
          <w:lang w:val="es-ES"/>
        </w:rPr>
        <w:t>DQL (Data Query Language):</w:t>
      </w:r>
      <w:r w:rsidRPr="00DA303B">
        <w:rPr>
          <w:rFonts w:ascii="Arial" w:hAnsi="Arial" w:cs="Arial"/>
          <w:color w:val="4A4A4A"/>
          <w:lang w:val="es-ES"/>
        </w:rPr>
        <w:t> sirven para hacer consultas sobre los datos en el esquema de objetos. Un objeto puede ser desde un resultado de búsqueda a una tabla. El propósito del comando es el de establecer una relación, basada en la consulta, dentro de la estructura de la base de datos, como la función de búsqueda. Ejemplo: </w:t>
      </w:r>
      <w:r w:rsidRPr="00DA303B">
        <w:rPr>
          <w:rStyle w:val="nfasis"/>
          <w:rFonts w:ascii="Arial" w:hAnsi="Arial" w:cs="Arial"/>
          <w:color w:val="4A4A4A"/>
          <w:lang w:val="es-ES"/>
        </w:rPr>
        <w:t>SELECT</w:t>
      </w:r>
      <w:r w:rsidRPr="00DA303B">
        <w:rPr>
          <w:rFonts w:ascii="Arial" w:hAnsi="Arial" w:cs="Arial"/>
          <w:color w:val="4A4A4A"/>
          <w:lang w:val="es-ES"/>
        </w:rPr>
        <w:t> (recuperar registros de la base de datos).</w:t>
      </w:r>
      <w:r w:rsidRPr="00DA303B">
        <w:rPr>
          <w:rFonts w:ascii="Arial" w:hAnsi="Arial" w:cs="Arial"/>
          <w:color w:val="4A4A4A"/>
          <w:lang w:val="es-ES"/>
        </w:rPr>
        <w:br/>
      </w:r>
      <w:r w:rsidRPr="00DA303B">
        <w:rPr>
          <w:rStyle w:val="Textoennegrita"/>
          <w:rFonts w:ascii="Arial" w:hAnsi="Arial" w:cs="Arial"/>
          <w:color w:val="4A4A4A"/>
          <w:lang w:val="es-ES"/>
        </w:rPr>
        <w:t>DML (Data Manipulation Language):</w:t>
      </w:r>
      <w:r w:rsidRPr="00DA303B">
        <w:rPr>
          <w:rFonts w:ascii="Arial" w:hAnsi="Arial" w:cs="Arial"/>
          <w:color w:val="4A4A4A"/>
          <w:lang w:val="es-ES"/>
        </w:rPr>
        <w:t> tratan la manipulación de los datos presentes en la base de datos. La mayoría de los comandos pertenecen a este tipo. Ejemplo: </w:t>
      </w:r>
      <w:r w:rsidRPr="00DA303B">
        <w:rPr>
          <w:rStyle w:val="nfasis"/>
          <w:rFonts w:ascii="Arial" w:hAnsi="Arial" w:cs="Arial"/>
          <w:color w:val="4A4A4A"/>
          <w:lang w:val="es-ES"/>
        </w:rPr>
        <w:t>INSERT</w:t>
      </w:r>
      <w:r w:rsidRPr="00DA303B">
        <w:rPr>
          <w:rFonts w:ascii="Arial" w:hAnsi="Arial" w:cs="Arial"/>
          <w:color w:val="4A4A4A"/>
          <w:lang w:val="es-ES"/>
        </w:rPr>
        <w:t> (insertar un objeto); </w:t>
      </w:r>
      <w:r w:rsidRPr="00DA303B">
        <w:rPr>
          <w:rStyle w:val="nfasis"/>
          <w:rFonts w:ascii="Arial" w:hAnsi="Arial" w:cs="Arial"/>
          <w:color w:val="4A4A4A"/>
          <w:lang w:val="es-ES"/>
        </w:rPr>
        <w:t>DELETE</w:t>
      </w:r>
      <w:r w:rsidRPr="00DA303B">
        <w:rPr>
          <w:rFonts w:ascii="Arial" w:hAnsi="Arial" w:cs="Arial"/>
          <w:color w:val="4A4A4A"/>
          <w:lang w:val="es-ES"/>
        </w:rPr>
        <w:t> (eliminar registros); </w:t>
      </w:r>
      <w:r w:rsidRPr="00DA303B">
        <w:rPr>
          <w:rStyle w:val="nfasis"/>
          <w:rFonts w:ascii="Arial" w:hAnsi="Arial" w:cs="Arial"/>
          <w:color w:val="4A4A4A"/>
          <w:lang w:val="es-ES"/>
        </w:rPr>
        <w:t>UPDATE</w:t>
      </w:r>
      <w:r w:rsidRPr="00DA303B">
        <w:rPr>
          <w:rFonts w:ascii="Arial" w:hAnsi="Arial" w:cs="Arial"/>
          <w:color w:val="4A4A4A"/>
          <w:lang w:val="es-ES"/>
        </w:rPr>
        <w:t> (actualizar); </w:t>
      </w:r>
      <w:r w:rsidRPr="00DA303B">
        <w:rPr>
          <w:rStyle w:val="nfasis"/>
          <w:rFonts w:ascii="Arial" w:hAnsi="Arial" w:cs="Arial"/>
          <w:color w:val="4A4A4A"/>
          <w:lang w:val="es-ES"/>
        </w:rPr>
        <w:t>CALL</w:t>
      </w:r>
      <w:r w:rsidRPr="00DA303B">
        <w:rPr>
          <w:rFonts w:ascii="Arial" w:hAnsi="Arial" w:cs="Arial"/>
          <w:color w:val="4A4A4A"/>
          <w:lang w:val="es-ES"/>
        </w:rPr>
        <w:t>; </w:t>
      </w:r>
      <w:r w:rsidRPr="00DA303B">
        <w:rPr>
          <w:rStyle w:val="nfasis"/>
          <w:rFonts w:ascii="Arial" w:hAnsi="Arial" w:cs="Arial"/>
          <w:color w:val="4A4A4A"/>
          <w:lang w:val="es-ES"/>
        </w:rPr>
        <w:t>MERGE</w:t>
      </w:r>
      <w:r w:rsidRPr="00DA303B">
        <w:rPr>
          <w:rFonts w:ascii="Arial" w:hAnsi="Arial" w:cs="Arial"/>
          <w:color w:val="4A4A4A"/>
          <w:lang w:val="es-ES"/>
        </w:rPr>
        <w:t> (3 en 1, inserta, elimina y actualiza); </w:t>
      </w:r>
      <w:r w:rsidRPr="00DA303B">
        <w:rPr>
          <w:rStyle w:val="nfasis"/>
          <w:rFonts w:ascii="Arial" w:hAnsi="Arial" w:cs="Arial"/>
          <w:color w:val="4A4A4A"/>
          <w:lang w:val="es-ES"/>
        </w:rPr>
        <w:t>LOCK TABLE</w:t>
      </w:r>
      <w:r w:rsidRPr="00DA303B">
        <w:rPr>
          <w:rFonts w:ascii="Arial" w:hAnsi="Arial" w:cs="Arial"/>
          <w:color w:val="4A4A4A"/>
          <w:lang w:val="es-ES"/>
        </w:rPr>
        <w:t> (bloquear tabla); </w:t>
      </w:r>
      <w:r w:rsidRPr="00DA303B">
        <w:rPr>
          <w:rStyle w:val="nfasis"/>
          <w:rFonts w:ascii="Arial" w:hAnsi="Arial" w:cs="Arial"/>
          <w:color w:val="4A4A4A"/>
          <w:lang w:val="es-ES"/>
        </w:rPr>
        <w:t>EXPLAIN PLAN</w:t>
      </w:r>
      <w:r w:rsidRPr="00DA303B">
        <w:rPr>
          <w:rFonts w:ascii="Arial" w:hAnsi="Arial" w:cs="Arial"/>
          <w:color w:val="4A4A4A"/>
          <w:lang w:val="es-ES"/>
        </w:rPr>
        <w:t> (determina el plan de acceso); …</w:t>
      </w:r>
      <w:r w:rsidRPr="00DA303B">
        <w:rPr>
          <w:rFonts w:ascii="Arial" w:hAnsi="Arial" w:cs="Arial"/>
          <w:color w:val="4A4A4A"/>
          <w:lang w:val="es-ES"/>
        </w:rPr>
        <w:br/>
      </w:r>
      <w:r w:rsidRPr="00DA303B">
        <w:rPr>
          <w:rStyle w:val="Textoennegrita"/>
          <w:rFonts w:ascii="Arial" w:hAnsi="Arial" w:cs="Arial"/>
          <w:color w:val="4A4A4A"/>
          <w:lang w:val="es-ES"/>
        </w:rPr>
        <w:t>DCL (Data Control Language)</w:t>
      </w:r>
      <w:r w:rsidRPr="00DA303B">
        <w:rPr>
          <w:rFonts w:ascii="Arial" w:hAnsi="Arial" w:cs="Arial"/>
          <w:color w:val="4A4A4A"/>
          <w:lang w:val="es-ES"/>
        </w:rPr>
        <w:t>: se encargan de los derechos, los permisos y otros controles del sistema de la base de datos. Ejemplos: </w:t>
      </w:r>
      <w:r w:rsidRPr="00DA303B">
        <w:rPr>
          <w:rStyle w:val="nfasis"/>
          <w:rFonts w:ascii="Arial" w:hAnsi="Arial" w:cs="Arial"/>
          <w:color w:val="4A4A4A"/>
          <w:lang w:val="es-ES"/>
        </w:rPr>
        <w:t>GRANT</w:t>
      </w:r>
      <w:r w:rsidRPr="00DA303B">
        <w:rPr>
          <w:rFonts w:ascii="Arial" w:hAnsi="Arial" w:cs="Arial"/>
          <w:color w:val="4A4A4A"/>
          <w:lang w:val="es-ES"/>
        </w:rPr>
        <w:t> (proporcionar privilegios acceso a un usuario); </w:t>
      </w:r>
      <w:r w:rsidRPr="00DA303B">
        <w:rPr>
          <w:rStyle w:val="nfasis"/>
          <w:rFonts w:ascii="Arial" w:hAnsi="Arial" w:cs="Arial"/>
          <w:color w:val="4A4A4A"/>
          <w:lang w:val="es-ES"/>
        </w:rPr>
        <w:t>REVOKE</w:t>
      </w:r>
      <w:r w:rsidRPr="00DA303B">
        <w:rPr>
          <w:rFonts w:ascii="Arial" w:hAnsi="Arial" w:cs="Arial"/>
          <w:color w:val="4A4A4A"/>
          <w:lang w:val="es-ES"/>
        </w:rPr>
        <w:t> (revocar el derecho de accceso dado a un usuario); etc.</w:t>
      </w:r>
      <w:r w:rsidRPr="00DA303B">
        <w:rPr>
          <w:rFonts w:ascii="Arial" w:hAnsi="Arial" w:cs="Arial"/>
          <w:color w:val="4A4A4A"/>
          <w:lang w:val="es-ES"/>
        </w:rPr>
        <w:br/>
      </w:r>
      <w:r w:rsidRPr="00DA303B">
        <w:rPr>
          <w:rStyle w:val="Textoennegrita"/>
          <w:rFonts w:ascii="Arial" w:hAnsi="Arial" w:cs="Arial"/>
          <w:color w:val="4A4A4A"/>
          <w:lang w:val="es-ES"/>
        </w:rPr>
        <w:t>TCL (Transaction Control Language)</w:t>
      </w:r>
      <w:r w:rsidRPr="00DA303B">
        <w:rPr>
          <w:rFonts w:ascii="Arial" w:hAnsi="Arial" w:cs="Arial"/>
          <w:color w:val="4A4A4A"/>
          <w:lang w:val="es-ES"/>
        </w:rPr>
        <w:t>: sirve para las transacciones con la base de datos. Es decir, con estos comandos se puede llevar un control sobre otros comandos y cómo afectan a la base de datos. Ejemplos: COMMIT (llevar a cabo una transacción); </w:t>
      </w:r>
      <w:r w:rsidRPr="00DA303B">
        <w:rPr>
          <w:rStyle w:val="nfasis"/>
          <w:rFonts w:ascii="Arial" w:hAnsi="Arial" w:cs="Arial"/>
          <w:color w:val="4A4A4A"/>
          <w:lang w:val="es-ES"/>
        </w:rPr>
        <w:t>ROLLBACK</w:t>
      </w:r>
      <w:r w:rsidRPr="00DA303B">
        <w:rPr>
          <w:rFonts w:ascii="Arial" w:hAnsi="Arial" w:cs="Arial"/>
          <w:color w:val="4A4A4A"/>
          <w:lang w:val="es-ES"/>
        </w:rPr>
        <w:t> (revertir una transacción en caso de que ocurra algún error); </w:t>
      </w:r>
      <w:r w:rsidRPr="00DA303B">
        <w:rPr>
          <w:rStyle w:val="nfasis"/>
          <w:rFonts w:ascii="Arial" w:hAnsi="Arial" w:cs="Arial"/>
          <w:color w:val="4A4A4A"/>
          <w:lang w:val="es-ES"/>
        </w:rPr>
        <w:t>SAVEPOINT</w:t>
      </w:r>
      <w:r w:rsidRPr="00DA303B">
        <w:rPr>
          <w:rFonts w:ascii="Arial" w:hAnsi="Arial" w:cs="Arial"/>
          <w:color w:val="4A4A4A"/>
          <w:lang w:val="es-ES"/>
        </w:rPr>
        <w:t> (establecer un punto de rescate dentro de una transacción.).</w:t>
      </w:r>
    </w:p>
    <w:p w:rsidR="000D5450" w:rsidRDefault="000D5450" w:rsidP="00F01553">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Style w:val="Textoennegrita"/>
          <w:rFonts w:ascii="Arial" w:hAnsi="Arial" w:cs="Arial"/>
          <w:color w:val="EFF3F8"/>
          <w:sz w:val="21"/>
          <w:szCs w:val="21"/>
          <w:lang w:val="es-ES"/>
        </w:rPr>
        <w:t>10 preguntas frecuentes de SQL en entrevistas de trabajo</w:t>
      </w:r>
      <w:r w:rsidRPr="00F93BA0">
        <w:rPr>
          <w:rFonts w:ascii="Arial" w:hAnsi="Arial" w:cs="Arial"/>
          <w:color w:val="EFF3F8"/>
          <w:sz w:val="21"/>
          <w:szCs w:val="21"/>
          <w:lang w:val="es-ES"/>
        </w:rPr>
        <w:br/>
        <w:t>Según: </w:t>
      </w:r>
      <w:hyperlink r:id="rId23" w:tgtFrame="_blank" w:history="1">
        <w:r w:rsidRPr="00F93BA0">
          <w:rPr>
            <w:rStyle w:val="Hipervnculo"/>
            <w:rFonts w:ascii="Arial" w:hAnsi="Arial" w:cs="Arial"/>
            <w:color w:val="33B1FF"/>
            <w:sz w:val="21"/>
            <w:szCs w:val="21"/>
            <w:lang w:val="es-ES"/>
          </w:rPr>
          <w:t>java67</w:t>
        </w:r>
      </w:hyperlink>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Fonts w:ascii="Arial" w:hAnsi="Arial" w:cs="Arial"/>
          <w:color w:val="EFF3F8"/>
          <w:sz w:val="21"/>
          <w:szCs w:val="21"/>
          <w:lang w:val="es-ES"/>
        </w:rPr>
        <w:t>1: SQL para encontrar el segundo salario más alto de los empleados:</w:t>
      </w:r>
    </w:p>
    <w:p w:rsidR="00F93BA0" w:rsidRDefault="00F93BA0" w:rsidP="00F93BA0">
      <w:pPr>
        <w:pStyle w:val="HTMLconformatoprevio"/>
        <w:shd w:val="clear" w:color="auto" w:fill="24385B"/>
        <w:rPr>
          <w:rStyle w:val="CdigoHTML"/>
          <w:color w:val="EFF3F8"/>
          <w:sz w:val="21"/>
          <w:szCs w:val="21"/>
          <w:shd w:val="clear" w:color="auto" w:fill="0C1633"/>
        </w:rPr>
      </w:pPr>
      <w:r>
        <w:rPr>
          <w:rStyle w:val="hljs-keyword"/>
          <w:rFonts w:ascii="Arial" w:hAnsi="Arial" w:cs="Arial"/>
          <w:b/>
          <w:bCs/>
          <w:color w:val="F92672"/>
          <w:sz w:val="21"/>
          <w:szCs w:val="21"/>
          <w:shd w:val="clear" w:color="auto" w:fill="0C1633"/>
        </w:rPr>
        <w:t>select</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MAX</w:t>
      </w:r>
      <w:r>
        <w:rPr>
          <w:rStyle w:val="CdigoHTML"/>
          <w:color w:val="EFF3F8"/>
          <w:sz w:val="21"/>
          <w:szCs w:val="21"/>
          <w:shd w:val="clear" w:color="auto" w:fill="0C1633"/>
        </w:rPr>
        <w:t xml:space="preserve">(Salary) </w:t>
      </w:r>
      <w:r>
        <w:rPr>
          <w:rStyle w:val="hljs-keyword"/>
          <w:rFonts w:ascii="Arial" w:hAnsi="Arial" w:cs="Arial"/>
          <w:b/>
          <w:bCs/>
          <w:color w:val="F92672"/>
          <w:sz w:val="21"/>
          <w:szCs w:val="21"/>
          <w:shd w:val="clear" w:color="auto" w:fill="0C1633"/>
        </w:rPr>
        <w:t>from</w:t>
      </w:r>
      <w:r>
        <w:rPr>
          <w:rStyle w:val="CdigoHTML"/>
          <w:color w:val="EFF3F8"/>
          <w:sz w:val="21"/>
          <w:szCs w:val="21"/>
          <w:shd w:val="clear" w:color="auto" w:fill="0C1633"/>
        </w:rPr>
        <w:t xml:space="preserve"> Employee </w:t>
      </w:r>
      <w:r>
        <w:rPr>
          <w:rStyle w:val="hljs-keyword"/>
          <w:rFonts w:ascii="Arial" w:hAnsi="Arial" w:cs="Arial"/>
          <w:b/>
          <w:bCs/>
          <w:color w:val="F92672"/>
          <w:sz w:val="21"/>
          <w:szCs w:val="21"/>
          <w:shd w:val="clear" w:color="auto" w:fill="0C1633"/>
        </w:rPr>
        <w:t>WHERE</w:t>
      </w:r>
      <w:r>
        <w:rPr>
          <w:rStyle w:val="CdigoHTML"/>
          <w:color w:val="EFF3F8"/>
          <w:sz w:val="21"/>
          <w:szCs w:val="21"/>
          <w:shd w:val="clear" w:color="auto" w:fill="0C1633"/>
        </w:rPr>
        <w:t xml:space="preserve"> Salary </w:t>
      </w:r>
      <w:r>
        <w:rPr>
          <w:rStyle w:val="hljs-keyword"/>
          <w:rFonts w:ascii="Arial" w:hAnsi="Arial" w:cs="Arial"/>
          <w:b/>
          <w:bCs/>
          <w:color w:val="F92672"/>
          <w:sz w:val="21"/>
          <w:szCs w:val="21"/>
          <w:shd w:val="clear" w:color="auto" w:fill="0C1633"/>
        </w:rPr>
        <w:t>NOT</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IN</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select</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MAX</w:t>
      </w:r>
      <w:r>
        <w:rPr>
          <w:rStyle w:val="CdigoHTML"/>
          <w:color w:val="EFF3F8"/>
          <w:sz w:val="21"/>
          <w:szCs w:val="21"/>
          <w:shd w:val="clear" w:color="auto" w:fill="0C1633"/>
        </w:rPr>
        <w:t xml:space="preserve">(Salary) </w:t>
      </w:r>
      <w:r>
        <w:rPr>
          <w:rStyle w:val="hljs-keyword"/>
          <w:rFonts w:ascii="Arial" w:hAnsi="Arial" w:cs="Arial"/>
          <w:b/>
          <w:bCs/>
          <w:color w:val="F92672"/>
          <w:sz w:val="21"/>
          <w:szCs w:val="21"/>
          <w:shd w:val="clear" w:color="auto" w:fill="0C1633"/>
        </w:rPr>
        <w:t>from</w:t>
      </w:r>
      <w:r>
        <w:rPr>
          <w:rStyle w:val="CdigoHTML"/>
          <w:color w:val="EFF3F8"/>
          <w:sz w:val="21"/>
          <w:szCs w:val="21"/>
          <w:shd w:val="clear" w:color="auto" w:fill="0C1633"/>
        </w:rPr>
        <w:t xml:space="preserve"> Employee ); ```</w:t>
      </w:r>
    </w:p>
    <w:p w:rsidR="00F93BA0" w:rsidRDefault="00F93BA0" w:rsidP="00F93BA0">
      <w:pPr>
        <w:pStyle w:val="HTMLconformatoprevio"/>
        <w:shd w:val="clear" w:color="auto" w:fill="24385B"/>
        <w:rPr>
          <w:rStyle w:val="CdigoHTML"/>
          <w:color w:val="EFF3F8"/>
          <w:sz w:val="21"/>
          <w:szCs w:val="21"/>
          <w:shd w:val="clear" w:color="auto" w:fill="0C1633"/>
        </w:rPr>
      </w:pP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r w:rsidRPr="00F93BA0">
        <w:rPr>
          <w:rStyle w:val="CdigoHTML"/>
          <w:color w:val="EFF3F8"/>
          <w:sz w:val="21"/>
          <w:szCs w:val="21"/>
          <w:shd w:val="clear" w:color="auto" w:fill="0C1633"/>
          <w:lang w:val="es-ES"/>
        </w:rPr>
        <w:t>2: SQL para encontrar el salario máximo de cada departamento.</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 xml:space="preserve">SELECT DeptID, MAX(Salary) FROM Employee GROUP BY DeptID. </w:t>
      </w: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rPr>
      </w:pP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Fonts w:ascii="Arial" w:hAnsi="Arial" w:cs="Arial"/>
          <w:color w:val="EFF3F8"/>
          <w:sz w:val="21"/>
          <w:szCs w:val="21"/>
          <w:lang w:val="es-ES"/>
        </w:rPr>
        <w:t>3: Escriba una consulta SQL para mostrar la fecha actual.</w:t>
      </w:r>
    </w:p>
    <w:p w:rsidR="00F93BA0" w:rsidRPr="00F93BA0" w:rsidRDefault="00F93BA0" w:rsidP="00F93BA0">
      <w:pPr>
        <w:pStyle w:val="HTMLconformatoprevio"/>
        <w:shd w:val="clear" w:color="auto" w:fill="24385B"/>
        <w:spacing w:before="240" w:after="240"/>
        <w:rPr>
          <w:rStyle w:val="CdigoHTML"/>
          <w:color w:val="EFF3F8"/>
          <w:sz w:val="21"/>
          <w:szCs w:val="21"/>
          <w:shd w:val="clear" w:color="auto" w:fill="0C1633"/>
          <w:lang w:val="es-ES"/>
        </w:rPr>
      </w:pPr>
      <w:r w:rsidRPr="00F93BA0">
        <w:rPr>
          <w:rStyle w:val="CdigoHTML"/>
          <w:color w:val="EFF3F8"/>
          <w:sz w:val="21"/>
          <w:szCs w:val="21"/>
          <w:shd w:val="clear" w:color="auto" w:fill="0C1633"/>
          <w:lang w:val="es-ES"/>
        </w:rPr>
        <w:t>SELECT GetDate(); ```</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r w:rsidRPr="00F93BA0">
        <w:rPr>
          <w:rStyle w:val="CdigoHTML"/>
          <w:color w:val="EFF3F8"/>
          <w:sz w:val="21"/>
          <w:szCs w:val="21"/>
          <w:shd w:val="clear" w:color="auto" w:fill="0C1633"/>
          <w:lang w:val="es-ES"/>
        </w:rPr>
        <w:t xml:space="preserve">4: Escriba una consulta SQL para comprobar si </w:t>
      </w:r>
      <w:r w:rsidRPr="00F93BA0">
        <w:rPr>
          <w:rStyle w:val="hljs-keyword"/>
          <w:rFonts w:ascii="Arial" w:hAnsi="Arial" w:cs="Arial"/>
          <w:b/>
          <w:bCs/>
          <w:color w:val="F92672"/>
          <w:sz w:val="21"/>
          <w:szCs w:val="21"/>
          <w:shd w:val="clear" w:color="auto" w:fill="0C1633"/>
          <w:lang w:val="es-ES"/>
        </w:rPr>
        <w:t>la</w:t>
      </w:r>
      <w:r w:rsidRPr="00F93BA0">
        <w:rPr>
          <w:rStyle w:val="CdigoHTML"/>
          <w:color w:val="EFF3F8"/>
          <w:sz w:val="21"/>
          <w:szCs w:val="21"/>
          <w:shd w:val="clear" w:color="auto" w:fill="0C1633"/>
          <w:lang w:val="es-ES"/>
        </w:rPr>
        <w:t xml:space="preserve"> fecha pasada a </w:t>
      </w:r>
      <w:r w:rsidRPr="00F93BA0">
        <w:rPr>
          <w:rStyle w:val="hljs-keyword"/>
          <w:rFonts w:ascii="Arial" w:hAnsi="Arial" w:cs="Arial"/>
          <w:b/>
          <w:bCs/>
          <w:color w:val="F92672"/>
          <w:sz w:val="21"/>
          <w:szCs w:val="21"/>
          <w:shd w:val="clear" w:color="auto" w:fill="0C1633"/>
          <w:lang w:val="es-ES"/>
        </w:rPr>
        <w:t>la</w:t>
      </w:r>
      <w:r w:rsidRPr="00F93BA0">
        <w:rPr>
          <w:rStyle w:val="CdigoHTML"/>
          <w:color w:val="EFF3F8"/>
          <w:sz w:val="21"/>
          <w:szCs w:val="21"/>
          <w:shd w:val="clear" w:color="auto" w:fill="0C1633"/>
          <w:lang w:val="es-ES"/>
        </w:rPr>
        <w:t xml:space="preserve"> consulta es </w:t>
      </w:r>
      <w:r w:rsidRPr="00F93BA0">
        <w:rPr>
          <w:rStyle w:val="hljs-keyword"/>
          <w:rFonts w:ascii="Arial" w:hAnsi="Arial" w:cs="Arial"/>
          <w:b/>
          <w:bCs/>
          <w:color w:val="F92672"/>
          <w:sz w:val="21"/>
          <w:szCs w:val="21"/>
          <w:shd w:val="clear" w:color="auto" w:fill="0C1633"/>
          <w:lang w:val="es-ES"/>
        </w:rPr>
        <w:t>la</w:t>
      </w:r>
      <w:r w:rsidRPr="00F93BA0">
        <w:rPr>
          <w:rStyle w:val="CdigoHTML"/>
          <w:color w:val="EFF3F8"/>
          <w:sz w:val="21"/>
          <w:szCs w:val="21"/>
          <w:shd w:val="clear" w:color="auto" w:fill="0C1633"/>
          <w:lang w:val="es-ES"/>
        </w:rPr>
        <w:t xml:space="preserve"> fecha del formato dado o </w:t>
      </w:r>
      <w:r w:rsidRPr="00F93BA0">
        <w:rPr>
          <w:rStyle w:val="hljs-keyword"/>
          <w:rFonts w:ascii="Arial" w:hAnsi="Arial" w:cs="Arial"/>
          <w:b/>
          <w:bCs/>
          <w:color w:val="F92672"/>
          <w:sz w:val="21"/>
          <w:szCs w:val="21"/>
          <w:shd w:val="clear" w:color="auto" w:fill="0C1633"/>
          <w:lang w:val="es-ES"/>
        </w:rPr>
        <w:t>no</w:t>
      </w:r>
      <w:r w:rsidRPr="00F93BA0">
        <w:rPr>
          <w:rStyle w:val="CdigoHTML"/>
          <w:color w:val="EFF3F8"/>
          <w:sz w:val="21"/>
          <w:szCs w:val="21"/>
          <w:shd w:val="clear" w:color="auto" w:fill="0C1633"/>
          <w:lang w:val="es-ES"/>
        </w:rPr>
        <w:t>.</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Default="00F93BA0" w:rsidP="00F93BA0">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SELECT ISDATE(‘1/08/13’) AS “MM/DD/YY”;```</w:t>
      </w: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Fonts w:ascii="Arial" w:hAnsi="Arial" w:cs="Arial"/>
          <w:color w:val="EFF3F8"/>
          <w:sz w:val="21"/>
          <w:szCs w:val="21"/>
          <w:lang w:val="es-ES"/>
        </w:rPr>
        <w:t>5: Escriba una consulta SQL para imprimir el nombre del empleado distinto cuya fecha de nacimiento es entre el 01/01/1960 al 31/12/1975.</w:t>
      </w:r>
    </w:p>
    <w:p w:rsidR="00F93BA0" w:rsidRDefault="00F93BA0" w:rsidP="00F93BA0">
      <w:pPr>
        <w:pStyle w:val="HTMLconformatoprevio"/>
        <w:shd w:val="clear" w:color="auto" w:fill="24385B"/>
        <w:rPr>
          <w:rStyle w:val="CdigoHTML"/>
          <w:color w:val="EFF3F8"/>
          <w:sz w:val="21"/>
          <w:szCs w:val="21"/>
          <w:shd w:val="clear" w:color="auto" w:fill="0C1633"/>
        </w:rPr>
      </w:pPr>
      <w:r>
        <w:rPr>
          <w:rStyle w:val="hljs-keyword"/>
          <w:rFonts w:ascii="Arial" w:hAnsi="Arial" w:cs="Arial"/>
          <w:b/>
          <w:bCs/>
          <w:color w:val="F92672"/>
          <w:sz w:val="21"/>
          <w:szCs w:val="21"/>
          <w:shd w:val="clear" w:color="auto" w:fill="0C1633"/>
        </w:rPr>
        <w:t>SELECT</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DISTINCT</w:t>
      </w:r>
      <w:r>
        <w:rPr>
          <w:rStyle w:val="CdigoHTML"/>
          <w:color w:val="EFF3F8"/>
          <w:sz w:val="21"/>
          <w:szCs w:val="21"/>
          <w:shd w:val="clear" w:color="auto" w:fill="0C1633"/>
        </w:rPr>
        <w:t xml:space="preserve"> EmpName </w:t>
      </w:r>
      <w:r>
        <w:rPr>
          <w:rStyle w:val="hljs-keyword"/>
          <w:rFonts w:ascii="Arial" w:hAnsi="Arial" w:cs="Arial"/>
          <w:b/>
          <w:bCs/>
          <w:color w:val="F92672"/>
          <w:sz w:val="21"/>
          <w:szCs w:val="21"/>
          <w:shd w:val="clear" w:color="auto" w:fill="0C1633"/>
        </w:rPr>
        <w:t>FROM</w:t>
      </w:r>
      <w:r>
        <w:rPr>
          <w:rStyle w:val="CdigoHTML"/>
          <w:color w:val="EFF3F8"/>
          <w:sz w:val="21"/>
          <w:szCs w:val="21"/>
          <w:shd w:val="clear" w:color="auto" w:fill="0C1633"/>
        </w:rPr>
        <w:t xml:space="preserve"> Employees </w:t>
      </w:r>
      <w:r>
        <w:rPr>
          <w:rStyle w:val="hljs-keyword"/>
          <w:rFonts w:ascii="Arial" w:hAnsi="Arial" w:cs="Arial"/>
          <w:b/>
          <w:bCs/>
          <w:color w:val="F92672"/>
          <w:sz w:val="21"/>
          <w:szCs w:val="21"/>
          <w:shd w:val="clear" w:color="auto" w:fill="0C1633"/>
        </w:rPr>
        <w:t>WHERE</w:t>
      </w:r>
      <w:r>
        <w:rPr>
          <w:rStyle w:val="CdigoHTML"/>
          <w:color w:val="EFF3F8"/>
          <w:sz w:val="21"/>
          <w:szCs w:val="21"/>
          <w:shd w:val="clear" w:color="auto" w:fill="0C1633"/>
        </w:rPr>
        <w:t xml:space="preserve"> DOB  </w:t>
      </w:r>
      <w:r>
        <w:rPr>
          <w:rStyle w:val="hljs-keyword"/>
          <w:rFonts w:ascii="Arial" w:hAnsi="Arial" w:cs="Arial"/>
          <w:b/>
          <w:bCs/>
          <w:color w:val="F92672"/>
          <w:sz w:val="21"/>
          <w:szCs w:val="21"/>
          <w:shd w:val="clear" w:color="auto" w:fill="0C1633"/>
        </w:rPr>
        <w:t>BETWEEN</w:t>
      </w:r>
      <w:r>
        <w:rPr>
          <w:rStyle w:val="CdigoHTML"/>
          <w:color w:val="EFF3F8"/>
          <w:sz w:val="21"/>
          <w:szCs w:val="21"/>
          <w:shd w:val="clear" w:color="auto" w:fill="0C1633"/>
        </w:rPr>
        <w:t xml:space="preserve"> ‘</w:t>
      </w:r>
      <w:r>
        <w:rPr>
          <w:rStyle w:val="hljs-number"/>
          <w:rFonts w:ascii="Arial" w:hAnsi="Arial" w:cs="Arial"/>
          <w:color w:val="EFF3F8"/>
          <w:sz w:val="21"/>
          <w:szCs w:val="21"/>
          <w:shd w:val="clear" w:color="auto" w:fill="0C1633"/>
        </w:rPr>
        <w:t>01</w:t>
      </w:r>
      <w:r>
        <w:rPr>
          <w:rStyle w:val="CdigoHTML"/>
          <w:color w:val="EFF3F8"/>
          <w:sz w:val="21"/>
          <w:szCs w:val="21"/>
          <w:shd w:val="clear" w:color="auto" w:fill="0C1633"/>
        </w:rPr>
        <w:t>/</w:t>
      </w:r>
      <w:r>
        <w:rPr>
          <w:rStyle w:val="hljs-number"/>
          <w:rFonts w:ascii="Arial" w:hAnsi="Arial" w:cs="Arial"/>
          <w:color w:val="EFF3F8"/>
          <w:sz w:val="21"/>
          <w:szCs w:val="21"/>
          <w:shd w:val="clear" w:color="auto" w:fill="0C1633"/>
        </w:rPr>
        <w:t>01</w:t>
      </w:r>
      <w:r>
        <w:rPr>
          <w:rStyle w:val="CdigoHTML"/>
          <w:color w:val="EFF3F8"/>
          <w:sz w:val="21"/>
          <w:szCs w:val="21"/>
          <w:shd w:val="clear" w:color="auto" w:fill="0C1633"/>
        </w:rPr>
        <w:t>/</w:t>
      </w:r>
      <w:r>
        <w:rPr>
          <w:rStyle w:val="hljs-number"/>
          <w:rFonts w:ascii="Arial" w:hAnsi="Arial" w:cs="Arial"/>
          <w:color w:val="EFF3F8"/>
          <w:sz w:val="21"/>
          <w:szCs w:val="21"/>
          <w:shd w:val="clear" w:color="auto" w:fill="0C1633"/>
        </w:rPr>
        <w:t>1960</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AND</w:t>
      </w:r>
      <w:r>
        <w:rPr>
          <w:rStyle w:val="CdigoHTML"/>
          <w:color w:val="EFF3F8"/>
          <w:sz w:val="21"/>
          <w:szCs w:val="21"/>
          <w:shd w:val="clear" w:color="auto" w:fill="0C1633"/>
        </w:rPr>
        <w:t xml:space="preserve"> ‘</w:t>
      </w:r>
      <w:r>
        <w:rPr>
          <w:rStyle w:val="hljs-number"/>
          <w:rFonts w:ascii="Arial" w:hAnsi="Arial" w:cs="Arial"/>
          <w:color w:val="EFF3F8"/>
          <w:sz w:val="21"/>
          <w:szCs w:val="21"/>
          <w:shd w:val="clear" w:color="auto" w:fill="0C1633"/>
        </w:rPr>
        <w:t>31</w:t>
      </w:r>
      <w:r>
        <w:rPr>
          <w:rStyle w:val="CdigoHTML"/>
          <w:color w:val="EFF3F8"/>
          <w:sz w:val="21"/>
          <w:szCs w:val="21"/>
          <w:shd w:val="clear" w:color="auto" w:fill="0C1633"/>
        </w:rPr>
        <w:t>/</w:t>
      </w:r>
      <w:r>
        <w:rPr>
          <w:rStyle w:val="hljs-number"/>
          <w:rFonts w:ascii="Arial" w:hAnsi="Arial" w:cs="Arial"/>
          <w:color w:val="EFF3F8"/>
          <w:sz w:val="21"/>
          <w:szCs w:val="21"/>
          <w:shd w:val="clear" w:color="auto" w:fill="0C1633"/>
        </w:rPr>
        <w:t>12</w:t>
      </w:r>
      <w:r>
        <w:rPr>
          <w:rStyle w:val="CdigoHTML"/>
          <w:color w:val="EFF3F8"/>
          <w:sz w:val="21"/>
          <w:szCs w:val="21"/>
          <w:shd w:val="clear" w:color="auto" w:fill="0C1633"/>
        </w:rPr>
        <w:t>/</w:t>
      </w:r>
      <w:r>
        <w:rPr>
          <w:rStyle w:val="hljs-number"/>
          <w:rFonts w:ascii="Arial" w:hAnsi="Arial" w:cs="Arial"/>
          <w:color w:val="EFF3F8"/>
          <w:sz w:val="21"/>
          <w:szCs w:val="21"/>
          <w:shd w:val="clear" w:color="auto" w:fill="0C1633"/>
        </w:rPr>
        <w:t>1975</w:t>
      </w:r>
      <w:r>
        <w:rPr>
          <w:rStyle w:val="CdigoHTML"/>
          <w:color w:val="EFF3F8"/>
          <w:sz w:val="21"/>
          <w:szCs w:val="21"/>
          <w:shd w:val="clear" w:color="auto" w:fill="0C1633"/>
        </w:rPr>
        <w:t>’;```</w:t>
      </w:r>
    </w:p>
    <w:p w:rsidR="00F93BA0" w:rsidRDefault="00F93BA0" w:rsidP="00F93BA0">
      <w:pPr>
        <w:pStyle w:val="HTMLconformatoprevio"/>
        <w:shd w:val="clear" w:color="auto" w:fill="24385B"/>
        <w:rPr>
          <w:rStyle w:val="CdigoHTML"/>
          <w:color w:val="EFF3F8"/>
          <w:sz w:val="21"/>
          <w:szCs w:val="21"/>
          <w:shd w:val="clear" w:color="auto" w:fill="0C1633"/>
        </w:rPr>
      </w:pP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r>
        <w:rPr>
          <w:rStyle w:val="CdigoHTML"/>
          <w:color w:val="EFF3F8"/>
          <w:sz w:val="21"/>
          <w:szCs w:val="21"/>
          <w:shd w:val="clear" w:color="auto" w:fill="0C1633"/>
        </w:rPr>
        <w:t xml:space="preserve"> </w:t>
      </w:r>
      <w:r w:rsidRPr="00F93BA0">
        <w:rPr>
          <w:rStyle w:val="CdigoHTML"/>
          <w:color w:val="EFF3F8"/>
          <w:sz w:val="21"/>
          <w:szCs w:val="21"/>
          <w:shd w:val="clear" w:color="auto" w:fill="0C1633"/>
          <w:lang w:val="es-ES"/>
        </w:rPr>
        <w:t>6: Escriba una consulta SQL para encontrar el número de empleados según el género cuya fecha de nacimiento sea entre el 01/01/1960 y el 31/12/1975.</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Default="00F93BA0" w:rsidP="00F93BA0">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SELECT COUNT(*), sex from Employees WHERE DOB BETWEEN ‘01/01/1960’ AND ‘31/12/1975’ GROUP BY sex```</w:t>
      </w: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Fonts w:ascii="Arial" w:hAnsi="Arial" w:cs="Arial"/>
          <w:color w:val="EFF3F8"/>
          <w:sz w:val="21"/>
          <w:szCs w:val="21"/>
          <w:lang w:val="es-ES"/>
        </w:rPr>
        <w:t>7: Escriba una consulta SQL para encontrar un empleado cuyo salario sea igual o superior a 10000.</w:t>
      </w:r>
    </w:p>
    <w:p w:rsidR="00F93BA0" w:rsidRDefault="00F93BA0" w:rsidP="00F93BA0">
      <w:pPr>
        <w:pStyle w:val="HTMLconformatoprevio"/>
        <w:shd w:val="clear" w:color="auto" w:fill="24385B"/>
        <w:rPr>
          <w:rStyle w:val="CdigoHTML"/>
          <w:color w:val="EFF3F8"/>
          <w:sz w:val="21"/>
          <w:szCs w:val="21"/>
          <w:shd w:val="clear" w:color="auto" w:fill="0C1633"/>
        </w:rPr>
      </w:pPr>
      <w:r>
        <w:rPr>
          <w:rStyle w:val="hljs-builtin"/>
          <w:rFonts w:ascii="Arial" w:hAnsi="Arial" w:cs="Arial"/>
          <w:color w:val="A6E22E"/>
          <w:sz w:val="21"/>
          <w:szCs w:val="21"/>
          <w:shd w:val="clear" w:color="auto" w:fill="0C1633"/>
        </w:rPr>
        <w:t>SELECT</w:t>
      </w:r>
      <w:r>
        <w:rPr>
          <w:rStyle w:val="CdigoHTML"/>
          <w:color w:val="EFF3F8"/>
          <w:sz w:val="21"/>
          <w:szCs w:val="21"/>
          <w:shd w:val="clear" w:color="auto" w:fill="0C1633"/>
        </w:rPr>
        <w:t xml:space="preserve"> EmpName FROM  Employees </w:t>
      </w:r>
      <w:r>
        <w:rPr>
          <w:rStyle w:val="hljs-builtin"/>
          <w:rFonts w:ascii="Arial" w:hAnsi="Arial" w:cs="Arial"/>
          <w:color w:val="A6E22E"/>
          <w:sz w:val="21"/>
          <w:szCs w:val="21"/>
          <w:shd w:val="clear" w:color="auto" w:fill="0C1633"/>
        </w:rPr>
        <w:t>WHERE</w:t>
      </w:r>
      <w:r>
        <w:rPr>
          <w:rStyle w:val="CdigoHTML"/>
          <w:color w:val="EFF3F8"/>
          <w:sz w:val="21"/>
          <w:szCs w:val="21"/>
          <w:shd w:val="clear" w:color="auto" w:fill="0C1633"/>
        </w:rPr>
        <w:t xml:space="preserve">  Salary&gt;=</w:t>
      </w:r>
      <w:r>
        <w:rPr>
          <w:rStyle w:val="hljs-number"/>
          <w:rFonts w:ascii="Arial" w:hAnsi="Arial" w:cs="Arial"/>
          <w:color w:val="EFF3F8"/>
          <w:sz w:val="21"/>
          <w:szCs w:val="21"/>
          <w:shd w:val="clear" w:color="auto" w:fill="0C1633"/>
        </w:rPr>
        <w:t>10000</w:t>
      </w:r>
      <w:r>
        <w:rPr>
          <w:rStyle w:val="CdigoHTML"/>
          <w:color w:val="EFF3F8"/>
          <w:sz w:val="21"/>
          <w:szCs w:val="21"/>
          <w:shd w:val="clear" w:color="auto" w:fill="0C1633"/>
        </w:rPr>
        <w:t>;```</w:t>
      </w:r>
    </w:p>
    <w:p w:rsidR="00F93BA0" w:rsidRDefault="00F93BA0" w:rsidP="00F93BA0">
      <w:pPr>
        <w:pStyle w:val="HTMLconformatoprevio"/>
        <w:shd w:val="clear" w:color="auto" w:fill="24385B"/>
        <w:rPr>
          <w:rStyle w:val="CdigoHTML"/>
          <w:color w:val="EFF3F8"/>
          <w:sz w:val="21"/>
          <w:szCs w:val="21"/>
          <w:shd w:val="clear" w:color="auto" w:fill="0C1633"/>
        </w:rPr>
      </w:pP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r w:rsidRPr="00F93BA0">
        <w:rPr>
          <w:rStyle w:val="hljs-number"/>
          <w:rFonts w:ascii="Arial" w:hAnsi="Arial" w:cs="Arial"/>
          <w:color w:val="EFF3F8"/>
          <w:sz w:val="21"/>
          <w:szCs w:val="21"/>
          <w:shd w:val="clear" w:color="auto" w:fill="0C1633"/>
          <w:lang w:val="es-ES"/>
        </w:rPr>
        <w:lastRenderedPageBreak/>
        <w:t>8</w:t>
      </w:r>
      <w:r w:rsidRPr="00F93BA0">
        <w:rPr>
          <w:rStyle w:val="CdigoHTML"/>
          <w:color w:val="EFF3F8"/>
          <w:sz w:val="21"/>
          <w:szCs w:val="21"/>
          <w:shd w:val="clear" w:color="auto" w:fill="0C1633"/>
          <w:lang w:val="es-ES"/>
        </w:rPr>
        <w:t xml:space="preserve">: Escriba una consulta SQL para encontrar el nombre del empleado cuyo nombre comience </w:t>
      </w:r>
      <w:r w:rsidRPr="00F93BA0">
        <w:rPr>
          <w:rStyle w:val="hljs-builtin"/>
          <w:rFonts w:ascii="Arial" w:hAnsi="Arial" w:cs="Arial"/>
          <w:color w:val="A6E22E"/>
          <w:sz w:val="21"/>
          <w:szCs w:val="21"/>
          <w:shd w:val="clear" w:color="auto" w:fill="0C1633"/>
          <w:lang w:val="es-ES"/>
        </w:rPr>
        <w:t>con</w:t>
      </w:r>
      <w:r w:rsidRPr="00F93BA0">
        <w:rPr>
          <w:rStyle w:val="CdigoHTML"/>
          <w:color w:val="EFF3F8"/>
          <w:sz w:val="21"/>
          <w:szCs w:val="21"/>
          <w:shd w:val="clear" w:color="auto" w:fill="0C1633"/>
          <w:lang w:val="es-ES"/>
        </w:rPr>
        <w:t xml:space="preserve"> </w:t>
      </w:r>
      <w:r w:rsidRPr="00F93BA0">
        <w:rPr>
          <w:rStyle w:val="hljs-string"/>
          <w:rFonts w:ascii="Arial" w:hAnsi="Arial" w:cs="Arial"/>
          <w:color w:val="A6E22E"/>
          <w:sz w:val="21"/>
          <w:szCs w:val="21"/>
          <w:shd w:val="clear" w:color="auto" w:fill="0C1633"/>
          <w:lang w:val="es-ES"/>
        </w:rPr>
        <w:t>"M"</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Default="00F93BA0" w:rsidP="00F93BA0">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SELECT * FROM Emplo</w:t>
      </w:r>
      <w:r>
        <w:rPr>
          <w:rFonts w:ascii="Arial" w:hAnsi="Arial" w:cs="Arial"/>
          <w:color w:val="EFF3F8"/>
          <w:sz w:val="21"/>
          <w:szCs w:val="21"/>
        </w:rPr>
        <w:t>yees WHERE EmpName like ‘M%’;</w:t>
      </w:r>
    </w:p>
    <w:p w:rsidR="00F93BA0" w:rsidRDefault="00F93BA0" w:rsidP="00F93BA0">
      <w:pPr>
        <w:pStyle w:val="NormalWeb"/>
        <w:shd w:val="clear" w:color="auto" w:fill="24385B"/>
        <w:spacing w:before="0" w:beforeAutospacing="0" w:after="0" w:afterAutospacing="0"/>
        <w:rPr>
          <w:rFonts w:ascii="Arial" w:hAnsi="Arial" w:cs="Arial"/>
          <w:color w:val="EFF3F8"/>
          <w:sz w:val="21"/>
          <w:szCs w:val="21"/>
        </w:rPr>
      </w:pPr>
    </w:p>
    <w:p w:rsidR="00F93BA0" w:rsidRPr="00F93BA0" w:rsidRDefault="00F93BA0" w:rsidP="00F93BA0">
      <w:pPr>
        <w:pStyle w:val="NormalWeb"/>
        <w:shd w:val="clear" w:color="auto" w:fill="24385B"/>
        <w:spacing w:before="0" w:beforeAutospacing="0" w:after="0" w:afterAutospacing="0"/>
        <w:rPr>
          <w:rFonts w:ascii="Arial" w:hAnsi="Arial" w:cs="Arial"/>
          <w:color w:val="EFF3F8"/>
          <w:sz w:val="21"/>
          <w:szCs w:val="21"/>
          <w:lang w:val="es-ES"/>
        </w:rPr>
      </w:pPr>
      <w:r w:rsidRPr="00F93BA0">
        <w:rPr>
          <w:rFonts w:ascii="Arial" w:hAnsi="Arial" w:cs="Arial"/>
          <w:color w:val="EFF3F8"/>
          <w:sz w:val="21"/>
          <w:szCs w:val="21"/>
          <w:lang w:val="es-ES"/>
        </w:rPr>
        <w:t>9: busque todos los registros de empleados que contengan la palabra “Joe”, independientemente de si se almacenó como JOE, Joe o joe.</w:t>
      </w:r>
    </w:p>
    <w:p w:rsidR="00F93BA0" w:rsidRDefault="00F93BA0" w:rsidP="00F93BA0">
      <w:pPr>
        <w:pStyle w:val="HTMLconformatoprevio"/>
        <w:shd w:val="clear" w:color="auto" w:fill="24385B"/>
        <w:rPr>
          <w:rStyle w:val="CdigoHTML"/>
          <w:color w:val="EFF3F8"/>
          <w:sz w:val="21"/>
          <w:szCs w:val="21"/>
          <w:shd w:val="clear" w:color="auto" w:fill="0C1633"/>
        </w:rPr>
      </w:pPr>
      <w:r>
        <w:rPr>
          <w:rStyle w:val="hljs-keyword"/>
          <w:rFonts w:ascii="Arial" w:hAnsi="Arial" w:cs="Arial"/>
          <w:b/>
          <w:bCs/>
          <w:color w:val="F92672"/>
          <w:sz w:val="21"/>
          <w:szCs w:val="21"/>
          <w:shd w:val="clear" w:color="auto" w:fill="0C1633"/>
        </w:rPr>
        <w:t>SELECT</w:t>
      </w:r>
      <w:r>
        <w:rPr>
          <w:rStyle w:val="CdigoHTML"/>
          <w:color w:val="EFF3F8"/>
          <w:sz w:val="21"/>
          <w:szCs w:val="21"/>
          <w:shd w:val="clear" w:color="auto" w:fill="0C1633"/>
        </w:rPr>
        <w:t xml:space="preserve"> * </w:t>
      </w:r>
      <w:r>
        <w:rPr>
          <w:rStyle w:val="hljs-keyword"/>
          <w:rFonts w:ascii="Arial" w:hAnsi="Arial" w:cs="Arial"/>
          <w:b/>
          <w:bCs/>
          <w:color w:val="F92672"/>
          <w:sz w:val="21"/>
          <w:szCs w:val="21"/>
          <w:shd w:val="clear" w:color="auto" w:fill="0C1633"/>
        </w:rPr>
        <w:t>from</w:t>
      </w:r>
      <w:r>
        <w:rPr>
          <w:rStyle w:val="CdigoHTML"/>
          <w:color w:val="EFF3F8"/>
          <w:sz w:val="21"/>
          <w:szCs w:val="21"/>
          <w:shd w:val="clear" w:color="auto" w:fill="0C1633"/>
        </w:rPr>
        <w:t xml:space="preserve"> Employees  </w:t>
      </w:r>
      <w:r>
        <w:rPr>
          <w:rStyle w:val="hljs-keyword"/>
          <w:rFonts w:ascii="Arial" w:hAnsi="Arial" w:cs="Arial"/>
          <w:b/>
          <w:bCs/>
          <w:color w:val="F92672"/>
          <w:sz w:val="21"/>
          <w:szCs w:val="21"/>
          <w:shd w:val="clear" w:color="auto" w:fill="0C1633"/>
        </w:rPr>
        <w:t>WHERE</w:t>
      </w:r>
      <w:r>
        <w:rPr>
          <w:rStyle w:val="CdigoHTML"/>
          <w:color w:val="EFF3F8"/>
          <w:sz w:val="21"/>
          <w:szCs w:val="21"/>
          <w:shd w:val="clear" w:color="auto" w:fill="0C1633"/>
        </w:rPr>
        <w:t xml:space="preserve">  </w:t>
      </w:r>
      <w:r>
        <w:rPr>
          <w:rStyle w:val="hljs-keyword"/>
          <w:rFonts w:ascii="Arial" w:hAnsi="Arial" w:cs="Arial"/>
          <w:b/>
          <w:bCs/>
          <w:color w:val="F92672"/>
          <w:sz w:val="21"/>
          <w:szCs w:val="21"/>
          <w:shd w:val="clear" w:color="auto" w:fill="0C1633"/>
        </w:rPr>
        <w:t>UPPER</w:t>
      </w:r>
      <w:r>
        <w:rPr>
          <w:rStyle w:val="CdigoHTML"/>
          <w:color w:val="EFF3F8"/>
          <w:sz w:val="21"/>
          <w:szCs w:val="21"/>
          <w:shd w:val="clear" w:color="auto" w:fill="0C1633"/>
        </w:rPr>
        <w:t xml:space="preserve">(EmpName) </w:t>
      </w:r>
      <w:r>
        <w:rPr>
          <w:rStyle w:val="hljs-keyword"/>
          <w:rFonts w:ascii="Arial" w:hAnsi="Arial" w:cs="Arial"/>
          <w:b/>
          <w:bCs/>
          <w:color w:val="F92672"/>
          <w:sz w:val="21"/>
          <w:szCs w:val="21"/>
          <w:shd w:val="clear" w:color="auto" w:fill="0C1633"/>
        </w:rPr>
        <w:t>like</w:t>
      </w:r>
      <w:r>
        <w:rPr>
          <w:rStyle w:val="CdigoHTML"/>
          <w:color w:val="EFF3F8"/>
          <w:sz w:val="21"/>
          <w:szCs w:val="21"/>
          <w:shd w:val="clear" w:color="auto" w:fill="0C1633"/>
        </w:rPr>
        <w:t xml:space="preserve"> </w:t>
      </w:r>
      <w:r>
        <w:rPr>
          <w:rStyle w:val="hljs-string"/>
          <w:rFonts w:ascii="Arial" w:hAnsi="Arial" w:cs="Arial"/>
          <w:color w:val="A6E22E"/>
          <w:sz w:val="21"/>
          <w:szCs w:val="21"/>
          <w:shd w:val="clear" w:color="auto" w:fill="0C1633"/>
        </w:rPr>
        <w:t>'%JOE%'</w:t>
      </w:r>
      <w:r>
        <w:rPr>
          <w:rStyle w:val="CdigoHTML"/>
          <w:color w:val="EFF3F8"/>
          <w:sz w:val="21"/>
          <w:szCs w:val="21"/>
          <w:shd w:val="clear" w:color="auto" w:fill="0C1633"/>
        </w:rPr>
        <w:t>;```</w:t>
      </w:r>
    </w:p>
    <w:p w:rsidR="00F93BA0" w:rsidRDefault="00F93BA0" w:rsidP="00F93BA0">
      <w:pPr>
        <w:pStyle w:val="HTMLconformatoprevio"/>
        <w:shd w:val="clear" w:color="auto" w:fill="24385B"/>
        <w:rPr>
          <w:rStyle w:val="CdigoHTML"/>
          <w:color w:val="EFF3F8"/>
          <w:sz w:val="21"/>
          <w:szCs w:val="21"/>
          <w:shd w:val="clear" w:color="auto" w:fill="0C1633"/>
        </w:rPr>
      </w:pP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r w:rsidRPr="00F93BA0">
        <w:rPr>
          <w:rStyle w:val="CdigoHTML"/>
          <w:color w:val="EFF3F8"/>
          <w:sz w:val="21"/>
          <w:szCs w:val="21"/>
          <w:shd w:val="clear" w:color="auto" w:fill="0C1633"/>
          <w:lang w:val="es-ES"/>
        </w:rPr>
        <w:t>10: Escriba una consulta SQL para encontrar el año desde la fecha.</w:t>
      </w: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Pr="00F93BA0" w:rsidRDefault="00F93BA0" w:rsidP="00F93BA0">
      <w:pPr>
        <w:pStyle w:val="HTMLconformatoprevio"/>
        <w:shd w:val="clear" w:color="auto" w:fill="24385B"/>
        <w:rPr>
          <w:rStyle w:val="CdigoHTML"/>
          <w:color w:val="EFF3F8"/>
          <w:sz w:val="21"/>
          <w:szCs w:val="21"/>
          <w:shd w:val="clear" w:color="auto" w:fill="0C1633"/>
          <w:lang w:val="es-ES"/>
        </w:rPr>
      </w:pPr>
    </w:p>
    <w:p w:rsidR="00F93BA0" w:rsidRDefault="00F93BA0" w:rsidP="00F93BA0">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SELECT YEAR(GETDATE()) as “Year”;</w:t>
      </w:r>
    </w:p>
    <w:p w:rsidR="00F93BA0" w:rsidRDefault="00F93BA0" w:rsidP="00F01553">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F93BA0" w:rsidRDefault="00F93BA0" w:rsidP="00F01553">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F93BA0">
        <w:rPr>
          <w:rFonts w:ascii="cooper_hewittmedium" w:hAnsi="cooper_hewittmedium"/>
          <w:color w:val="000000"/>
          <w:spacing w:val="-2"/>
          <w:sz w:val="36"/>
          <w:szCs w:val="36"/>
          <w:lang w:val="es-ES"/>
        </w:rPr>
        <w:t>Conflictos y retos actuales sobre la ética y tratamiento de datos</w:t>
      </w:r>
    </w:p>
    <w:p w:rsidR="00F93BA0" w:rsidRPr="00F93BA0" w:rsidRDefault="00F93BA0" w:rsidP="00F93BA0">
      <w:r>
        <w:t xml:space="preserve">  </w:t>
      </w:r>
    </w:p>
    <w:p w:rsidR="00F01553" w:rsidRPr="00F01553" w:rsidRDefault="00F01553" w:rsidP="00F01553">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F01553">
        <w:rPr>
          <w:rFonts w:ascii="cooper_hewittmedium" w:hAnsi="cooper_hewittmedium"/>
          <w:color w:val="000000"/>
          <w:spacing w:val="-2"/>
          <w:sz w:val="36"/>
          <w:szCs w:val="36"/>
          <w:lang w:val="es-ES"/>
        </w:rPr>
        <w:t>Aplica técnicas de storytelling para convertir problemas de datos en historias</w:t>
      </w:r>
    </w:p>
    <w:p w:rsidR="00F01553" w:rsidRDefault="00B93167" w:rsidP="00DA303B">
      <w:pPr>
        <w:rPr>
          <w:lang w:val="es-ES"/>
        </w:rPr>
      </w:pPr>
      <w:r>
        <w:rPr>
          <w:noProof/>
          <w:lang w:val="en-US"/>
        </w:rPr>
        <w:drawing>
          <wp:inline distT="0" distB="0" distL="0" distR="0" wp14:anchorId="0E4AD2BE" wp14:editId="512EC147">
            <wp:extent cx="5376672" cy="2438343"/>
            <wp:effectExtent l="19050" t="19050" r="14605" b="196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22"/>
                    <a:stretch/>
                  </pic:blipFill>
                  <pic:spPr bwMode="auto">
                    <a:xfrm>
                      <a:off x="0" y="0"/>
                      <a:ext cx="5470870" cy="248106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93167" w:rsidRDefault="0056618F" w:rsidP="00DA303B">
      <w:pPr>
        <w:rPr>
          <w:lang w:val="es-ES"/>
        </w:rPr>
      </w:pPr>
      <w:hyperlink r:id="rId25" w:history="1">
        <w:r w:rsidR="00B93167" w:rsidRPr="00FB029B">
          <w:rPr>
            <w:rStyle w:val="Hipervnculo"/>
            <w:lang w:val="es-ES"/>
          </w:rPr>
          <w:t>https://platzi.com/cursos/storytelling/</w:t>
        </w:r>
      </w:hyperlink>
    </w:p>
    <w:p w:rsidR="00B93167" w:rsidRDefault="0056618F" w:rsidP="00DA303B">
      <w:pPr>
        <w:rPr>
          <w:lang w:val="es-ES"/>
        </w:rPr>
      </w:pPr>
      <w:hyperlink r:id="rId26" w:history="1">
        <w:r w:rsidR="00B93167" w:rsidRPr="00FB029B">
          <w:rPr>
            <w:rStyle w:val="Hipervnculo"/>
            <w:lang w:val="es-ES"/>
          </w:rPr>
          <w:t>https://platzi.com/cursos/curso-de-thick-data/</w:t>
        </w:r>
      </w:hyperlink>
    </w:p>
    <w:p w:rsidR="00B93167" w:rsidRDefault="0056618F" w:rsidP="00DA303B">
      <w:pPr>
        <w:rPr>
          <w:rStyle w:val="Hipervnculo"/>
          <w:lang w:val="es-ES"/>
        </w:rPr>
      </w:pPr>
      <w:hyperlink r:id="rId27" w:history="1">
        <w:r w:rsidR="00B93167" w:rsidRPr="00FB029B">
          <w:rPr>
            <w:rStyle w:val="Hipervnculo"/>
            <w:lang w:val="es-ES"/>
          </w:rPr>
          <w:t>https://platzi.com/cursos/canvas/</w:t>
        </w:r>
      </w:hyperlink>
    </w:p>
    <w:p w:rsidR="000D5450" w:rsidRDefault="000D5450" w:rsidP="00DA303B">
      <w:pPr>
        <w:rPr>
          <w:rStyle w:val="Hipervnculo"/>
          <w:lang w:val="es-ES"/>
        </w:rPr>
      </w:pPr>
    </w:p>
    <w:p w:rsidR="000D5450" w:rsidRDefault="000D5450" w:rsidP="00DA303B">
      <w:pPr>
        <w:rPr>
          <w:lang w:val="es-ES"/>
        </w:rPr>
      </w:pPr>
    </w:p>
    <w:p w:rsidR="00B93167" w:rsidRPr="00B93167" w:rsidRDefault="00B93167" w:rsidP="00B93167">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B93167">
        <w:rPr>
          <w:rFonts w:ascii="cooper_hewittmedium" w:hAnsi="cooper_hewittmedium"/>
          <w:color w:val="000000"/>
          <w:spacing w:val="-2"/>
          <w:sz w:val="36"/>
          <w:szCs w:val="36"/>
          <w:lang w:val="es-ES"/>
        </w:rPr>
        <w:t>Cómo estructurar un caso de negocio</w:t>
      </w:r>
    </w:p>
    <w:p w:rsidR="00B93167" w:rsidRDefault="00B93167" w:rsidP="00DA303B">
      <w:pPr>
        <w:rPr>
          <w:lang w:val="es-ES"/>
        </w:rPr>
      </w:pPr>
      <w:r>
        <w:rPr>
          <w:noProof/>
          <w:lang w:val="en-US"/>
        </w:rPr>
        <w:lastRenderedPageBreak/>
        <w:drawing>
          <wp:inline distT="0" distB="0" distL="0" distR="0" wp14:anchorId="33C0AB6E" wp14:editId="3F17B9FB">
            <wp:extent cx="5222478" cy="2209191"/>
            <wp:effectExtent l="19050" t="19050" r="1651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1730" cy="2213105"/>
                    </a:xfrm>
                    <a:prstGeom prst="rect">
                      <a:avLst/>
                    </a:prstGeom>
                    <a:ln>
                      <a:solidFill>
                        <a:schemeClr val="accent1"/>
                      </a:solidFill>
                    </a:ln>
                  </pic:spPr>
                </pic:pic>
              </a:graphicData>
            </a:graphic>
          </wp:inline>
        </w:drawing>
      </w:r>
      <w:r>
        <w:rPr>
          <w:lang w:val="es-ES"/>
        </w:rPr>
        <w:t xml:space="preserve"> </w:t>
      </w:r>
    </w:p>
    <w:p w:rsidR="00A827F2" w:rsidRDefault="00A827F2" w:rsidP="00A827F2">
      <w:pPr>
        <w:shd w:val="clear" w:color="auto" w:fill="FFFFFF"/>
        <w:spacing w:after="0" w:line="240" w:lineRule="auto"/>
        <w:rPr>
          <w:rFonts w:ascii="Arial" w:eastAsia="Times New Roman" w:hAnsi="Arial" w:cs="Arial"/>
          <w:color w:val="4A4A4A"/>
          <w:sz w:val="24"/>
          <w:szCs w:val="24"/>
          <w:lang w:val="es-ES"/>
        </w:rPr>
      </w:pPr>
      <w:r w:rsidRPr="00A827F2">
        <w:rPr>
          <w:rFonts w:ascii="Arial" w:eastAsia="Times New Roman" w:hAnsi="Arial" w:cs="Arial"/>
          <w:color w:val="4A4A4A"/>
          <w:sz w:val="24"/>
          <w:szCs w:val="24"/>
          <w:lang w:val="es-ES"/>
        </w:rPr>
        <w:t xml:space="preserve">¿Cómo estructurar un caso de negocio? </w:t>
      </w:r>
    </w:p>
    <w:p w:rsidR="00A827F2" w:rsidRPr="00A827F2" w:rsidRDefault="00A827F2" w:rsidP="00A827F2">
      <w:pPr>
        <w:shd w:val="clear" w:color="auto" w:fill="FFFFFF"/>
        <w:spacing w:after="0" w:line="240" w:lineRule="auto"/>
        <w:rPr>
          <w:rFonts w:ascii="Arial" w:eastAsia="Times New Roman" w:hAnsi="Arial" w:cs="Arial"/>
          <w:color w:val="4A4A4A"/>
          <w:sz w:val="24"/>
          <w:szCs w:val="24"/>
          <w:lang w:val="es-ES"/>
        </w:rPr>
      </w:pPr>
      <w:r w:rsidRPr="00A827F2">
        <w:rPr>
          <w:rFonts w:ascii="Arial" w:eastAsia="Times New Roman" w:hAnsi="Arial" w:cs="Arial"/>
          <w:color w:val="4A4A4A"/>
          <w:sz w:val="24"/>
          <w:szCs w:val="24"/>
          <w:lang w:val="es-ES"/>
        </w:rPr>
        <w:t>Desglosar un problema de negocio en una hipótesis estructurada:</w:t>
      </w:r>
      <w:r w:rsidRPr="00A827F2">
        <w:rPr>
          <w:rFonts w:ascii="Arial" w:eastAsia="Times New Roman" w:hAnsi="Arial" w:cs="Arial"/>
          <w:color w:val="4A4A4A"/>
          <w:sz w:val="24"/>
          <w:szCs w:val="24"/>
          <w:lang w:val="es-ES"/>
        </w:rPr>
        <w:br/>
      </w:r>
      <w:r w:rsidRPr="00A827F2">
        <w:rPr>
          <w:rFonts w:ascii="Arial" w:eastAsia="Times New Roman" w:hAnsi="Arial" w:cs="Arial"/>
          <w:b/>
          <w:bCs/>
          <w:color w:val="4A4A4A"/>
          <w:sz w:val="24"/>
          <w:szCs w:val="24"/>
          <w:lang w:val="es-ES"/>
        </w:rPr>
        <w:t>¿Qué?</w:t>
      </w:r>
      <w:r w:rsidRPr="00A827F2">
        <w:rPr>
          <w:rFonts w:ascii="Arial" w:eastAsia="Times New Roman" w:hAnsi="Arial" w:cs="Arial"/>
          <w:color w:val="4A4A4A"/>
          <w:sz w:val="24"/>
          <w:szCs w:val="24"/>
          <w:lang w:val="es-ES"/>
        </w:rPr>
        <w:t> &gt; Problema de negocio -&gt; Hipótesis: Partir de una pregunta específica.</w:t>
      </w:r>
      <w:r w:rsidRPr="00A827F2">
        <w:rPr>
          <w:rFonts w:ascii="Arial" w:eastAsia="Times New Roman" w:hAnsi="Arial" w:cs="Arial"/>
          <w:color w:val="4A4A4A"/>
          <w:sz w:val="24"/>
          <w:szCs w:val="24"/>
          <w:lang w:val="es-ES"/>
        </w:rPr>
        <w:br/>
      </w:r>
      <w:r w:rsidRPr="00A827F2">
        <w:rPr>
          <w:rFonts w:ascii="Arial" w:eastAsia="Times New Roman" w:hAnsi="Arial" w:cs="Arial"/>
          <w:b/>
          <w:bCs/>
          <w:color w:val="4A4A4A"/>
          <w:sz w:val="24"/>
          <w:szCs w:val="24"/>
          <w:lang w:val="es-ES"/>
        </w:rPr>
        <w:t>¿Por qué?</w:t>
      </w:r>
      <w:r w:rsidRPr="00A827F2">
        <w:rPr>
          <w:rFonts w:ascii="Arial" w:eastAsia="Times New Roman" w:hAnsi="Arial" w:cs="Arial"/>
          <w:color w:val="4A4A4A"/>
          <w:sz w:val="24"/>
          <w:szCs w:val="24"/>
          <w:lang w:val="es-ES"/>
        </w:rPr>
        <w:t xml:space="preserve"> &gt; Clasificar todos los motivos y </w:t>
      </w:r>
      <w:r w:rsidR="008E6AE7">
        <w:rPr>
          <w:rFonts w:ascii="Arial" w:eastAsia="Times New Roman" w:hAnsi="Arial" w:cs="Arial"/>
          <w:color w:val="4A4A4A"/>
          <w:sz w:val="24"/>
          <w:szCs w:val="24"/>
          <w:lang w:val="es-ES"/>
        </w:rPr>
        <w:t>sintetizarlos</w:t>
      </w:r>
      <w:r w:rsidRPr="00A827F2">
        <w:rPr>
          <w:rFonts w:ascii="Arial" w:eastAsia="Times New Roman" w:hAnsi="Arial" w:cs="Arial"/>
          <w:color w:val="4A4A4A"/>
          <w:sz w:val="24"/>
          <w:szCs w:val="24"/>
          <w:lang w:val="es-ES"/>
        </w:rPr>
        <w:t xml:space="preserve"> en pocas categorías, ejemplo:</w:t>
      </w:r>
    </w:p>
    <w:p w:rsidR="00A827F2" w:rsidRPr="00A827F2" w:rsidRDefault="00A827F2" w:rsidP="00A827F2">
      <w:pPr>
        <w:numPr>
          <w:ilvl w:val="0"/>
          <w:numId w:val="6"/>
        </w:numPr>
        <w:shd w:val="clear" w:color="auto" w:fill="FFFFFF"/>
        <w:spacing w:after="0" w:line="240" w:lineRule="auto"/>
        <w:ind w:left="0"/>
        <w:rPr>
          <w:rFonts w:ascii="Arial" w:eastAsia="Times New Roman" w:hAnsi="Arial" w:cs="Arial"/>
          <w:color w:val="4A4A4A"/>
          <w:sz w:val="24"/>
          <w:szCs w:val="24"/>
          <w:lang w:val="en-US"/>
        </w:rPr>
      </w:pPr>
      <w:r w:rsidRPr="00A827F2">
        <w:rPr>
          <w:rFonts w:ascii="Arial" w:eastAsia="Times New Roman" w:hAnsi="Arial" w:cs="Arial"/>
          <w:color w:val="4A4A4A"/>
          <w:sz w:val="24"/>
          <w:szCs w:val="24"/>
          <w:lang w:val="en-US"/>
        </w:rPr>
        <w:t>Motivaciones económicas</w:t>
      </w:r>
    </w:p>
    <w:p w:rsidR="00A827F2" w:rsidRPr="00A827F2" w:rsidRDefault="00A827F2" w:rsidP="00A827F2">
      <w:pPr>
        <w:numPr>
          <w:ilvl w:val="0"/>
          <w:numId w:val="6"/>
        </w:numPr>
        <w:shd w:val="clear" w:color="auto" w:fill="FFFFFF"/>
        <w:spacing w:after="0" w:line="240" w:lineRule="auto"/>
        <w:ind w:left="0"/>
        <w:rPr>
          <w:rFonts w:ascii="Arial" w:eastAsia="Times New Roman" w:hAnsi="Arial" w:cs="Arial"/>
          <w:color w:val="4A4A4A"/>
          <w:sz w:val="24"/>
          <w:szCs w:val="24"/>
          <w:lang w:val="en-US"/>
        </w:rPr>
      </w:pPr>
      <w:r w:rsidRPr="00A827F2">
        <w:rPr>
          <w:rFonts w:ascii="Arial" w:eastAsia="Times New Roman" w:hAnsi="Arial" w:cs="Arial"/>
          <w:color w:val="4A4A4A"/>
          <w:sz w:val="24"/>
          <w:szCs w:val="24"/>
          <w:lang w:val="en-US"/>
        </w:rPr>
        <w:t>Preguntas</w:t>
      </w:r>
    </w:p>
    <w:p w:rsidR="00A827F2" w:rsidRPr="00A827F2" w:rsidRDefault="00A827F2" w:rsidP="00A827F2">
      <w:pPr>
        <w:numPr>
          <w:ilvl w:val="0"/>
          <w:numId w:val="6"/>
        </w:numPr>
        <w:shd w:val="clear" w:color="auto" w:fill="FFFFFF"/>
        <w:spacing w:after="0" w:line="240" w:lineRule="auto"/>
        <w:ind w:left="0"/>
        <w:rPr>
          <w:rFonts w:ascii="Arial" w:eastAsia="Times New Roman" w:hAnsi="Arial" w:cs="Arial"/>
          <w:color w:val="4A4A4A"/>
          <w:sz w:val="24"/>
          <w:szCs w:val="24"/>
          <w:lang w:val="es-ES"/>
        </w:rPr>
      </w:pPr>
      <w:r w:rsidRPr="00A827F2">
        <w:rPr>
          <w:rFonts w:ascii="Arial" w:eastAsia="Times New Roman" w:hAnsi="Arial" w:cs="Arial"/>
          <w:color w:val="4A4A4A"/>
          <w:sz w:val="24"/>
          <w:szCs w:val="24"/>
          <w:lang w:val="es-ES"/>
        </w:rPr>
        <w:t>Problemas tecnológicos (relacionado con problema de como comunica la empresa).</w:t>
      </w:r>
    </w:p>
    <w:p w:rsidR="00A827F2" w:rsidRPr="00A827F2" w:rsidRDefault="00A827F2" w:rsidP="00A827F2">
      <w:pPr>
        <w:numPr>
          <w:ilvl w:val="0"/>
          <w:numId w:val="6"/>
        </w:numPr>
        <w:shd w:val="clear" w:color="auto" w:fill="FFFFFF"/>
        <w:spacing w:after="0" w:line="240" w:lineRule="auto"/>
        <w:ind w:left="0"/>
        <w:rPr>
          <w:rFonts w:ascii="Arial" w:eastAsia="Times New Roman" w:hAnsi="Arial" w:cs="Arial"/>
          <w:color w:val="4A4A4A"/>
          <w:sz w:val="24"/>
          <w:szCs w:val="24"/>
          <w:lang w:val="en-US"/>
        </w:rPr>
      </w:pPr>
      <w:r w:rsidRPr="00A827F2">
        <w:rPr>
          <w:rFonts w:ascii="Arial" w:eastAsia="Times New Roman" w:hAnsi="Arial" w:cs="Arial"/>
          <w:color w:val="4A4A4A"/>
          <w:sz w:val="24"/>
          <w:szCs w:val="24"/>
          <w:lang w:val="en-US"/>
        </w:rPr>
        <w:t>Política de la empresa.</w:t>
      </w:r>
    </w:p>
    <w:p w:rsidR="00A827F2" w:rsidRPr="00A827F2" w:rsidRDefault="00A827F2" w:rsidP="00A827F2">
      <w:pPr>
        <w:shd w:val="clear" w:color="auto" w:fill="FFFFFF"/>
        <w:spacing w:after="0" w:line="240" w:lineRule="auto"/>
        <w:rPr>
          <w:rFonts w:ascii="Arial" w:eastAsia="Times New Roman" w:hAnsi="Arial" w:cs="Arial"/>
          <w:color w:val="4A4A4A"/>
          <w:sz w:val="24"/>
          <w:szCs w:val="24"/>
          <w:lang w:val="es-ES"/>
        </w:rPr>
      </w:pPr>
      <w:r w:rsidRPr="00A827F2">
        <w:rPr>
          <w:rFonts w:ascii="Arial" w:eastAsia="Times New Roman" w:hAnsi="Arial" w:cs="Arial"/>
          <w:b/>
          <w:bCs/>
          <w:color w:val="4A4A4A"/>
          <w:sz w:val="24"/>
          <w:szCs w:val="24"/>
          <w:lang w:val="es-ES"/>
        </w:rPr>
        <w:t>¿Cómo?</w:t>
      </w:r>
      <w:r w:rsidRPr="00A827F2">
        <w:rPr>
          <w:rFonts w:ascii="Arial" w:eastAsia="Times New Roman" w:hAnsi="Arial" w:cs="Arial"/>
          <w:color w:val="4A4A4A"/>
          <w:sz w:val="24"/>
          <w:szCs w:val="24"/>
          <w:lang w:val="es-ES"/>
        </w:rPr>
        <w:t> &gt; Estrategia de cómo vamos a diseñar y organizar todo el análisis:</w:t>
      </w:r>
    </w:p>
    <w:p w:rsidR="00A827F2" w:rsidRDefault="00A827F2" w:rsidP="00A827F2">
      <w:pPr>
        <w:shd w:val="clear" w:color="auto" w:fill="FFFFFF"/>
        <w:spacing w:after="0" w:line="240" w:lineRule="auto"/>
        <w:rPr>
          <w:rFonts w:ascii="Arial" w:eastAsia="Times New Roman" w:hAnsi="Arial" w:cs="Arial"/>
          <w:color w:val="4A4A4A"/>
          <w:sz w:val="24"/>
          <w:szCs w:val="24"/>
          <w:lang w:val="es-ES"/>
        </w:rPr>
      </w:pPr>
      <w:r w:rsidRPr="00A827F2">
        <w:rPr>
          <w:rFonts w:ascii="Arial" w:eastAsia="Times New Roman" w:hAnsi="Arial" w:cs="Arial"/>
          <w:color w:val="4A4A4A"/>
          <w:sz w:val="24"/>
          <w:szCs w:val="24"/>
          <w:lang w:val="es-ES"/>
        </w:rPr>
        <w:t>1.- </w:t>
      </w:r>
      <w:r w:rsidRPr="00A827F2">
        <w:rPr>
          <w:rFonts w:ascii="Arial" w:eastAsia="Times New Roman" w:hAnsi="Arial" w:cs="Arial"/>
          <w:b/>
          <w:bCs/>
          <w:color w:val="4A4A4A"/>
          <w:sz w:val="24"/>
          <w:szCs w:val="24"/>
          <w:lang w:val="es-ES"/>
        </w:rPr>
        <w:t>Análisis cuantitativo</w:t>
      </w:r>
      <w:r w:rsidRPr="00A827F2">
        <w:rPr>
          <w:rFonts w:ascii="Arial" w:eastAsia="Times New Roman" w:hAnsi="Arial" w:cs="Arial"/>
          <w:color w:val="4A4A4A"/>
          <w:sz w:val="24"/>
          <w:szCs w:val="24"/>
          <w:lang w:val="es-ES"/>
        </w:rPr>
        <w:t>. Debe ir siempre primero ya que es toda la información. Hacer una clasificación numérica.</w:t>
      </w:r>
      <w:r w:rsidRPr="00A827F2">
        <w:rPr>
          <w:rFonts w:ascii="Arial" w:eastAsia="Times New Roman" w:hAnsi="Arial" w:cs="Arial"/>
          <w:color w:val="4A4A4A"/>
          <w:sz w:val="24"/>
          <w:szCs w:val="24"/>
          <w:lang w:val="es-ES"/>
        </w:rPr>
        <w:br/>
        <w:t>2.- </w:t>
      </w:r>
      <w:r w:rsidRPr="00A827F2">
        <w:rPr>
          <w:rFonts w:ascii="Arial" w:eastAsia="Times New Roman" w:hAnsi="Arial" w:cs="Arial"/>
          <w:b/>
          <w:bCs/>
          <w:color w:val="4A4A4A"/>
          <w:sz w:val="24"/>
          <w:szCs w:val="24"/>
          <w:lang w:val="es-ES"/>
        </w:rPr>
        <w:t>Análisis cualitativo</w:t>
      </w:r>
      <w:r w:rsidRPr="00A827F2">
        <w:rPr>
          <w:rFonts w:ascii="Arial" w:eastAsia="Times New Roman" w:hAnsi="Arial" w:cs="Arial"/>
          <w:color w:val="4A4A4A"/>
          <w:sz w:val="24"/>
          <w:szCs w:val="24"/>
          <w:lang w:val="es-ES"/>
        </w:rPr>
        <w:t>. Buscar categorías en función de texto. Nos ayuda a identificar características, tipos, relacionados con el problema.</w:t>
      </w:r>
      <w:r w:rsidRPr="00A827F2">
        <w:rPr>
          <w:rFonts w:ascii="Arial" w:eastAsia="Times New Roman" w:hAnsi="Arial" w:cs="Arial"/>
          <w:color w:val="4A4A4A"/>
          <w:sz w:val="24"/>
          <w:szCs w:val="24"/>
          <w:lang w:val="es-ES"/>
        </w:rPr>
        <w:br/>
        <w:t>3.- </w:t>
      </w:r>
      <w:r w:rsidRPr="00A827F2">
        <w:rPr>
          <w:rFonts w:ascii="Arial" w:eastAsia="Times New Roman" w:hAnsi="Arial" w:cs="Arial"/>
          <w:b/>
          <w:bCs/>
          <w:color w:val="4A4A4A"/>
          <w:sz w:val="24"/>
          <w:szCs w:val="24"/>
          <w:lang w:val="es-ES"/>
        </w:rPr>
        <w:t>Matriz cuantitativa-cualitativa</w:t>
      </w:r>
      <w:r w:rsidRPr="00A827F2">
        <w:rPr>
          <w:rFonts w:ascii="Arial" w:eastAsia="Times New Roman" w:hAnsi="Arial" w:cs="Arial"/>
          <w:color w:val="4A4A4A"/>
          <w:sz w:val="24"/>
          <w:szCs w:val="24"/>
          <w:lang w:val="es-ES"/>
        </w:rPr>
        <w:t>. Poner en conjunto la información, entender los números y explicarlos más a profundidad.</w:t>
      </w:r>
      <w:r w:rsidRPr="00A827F2">
        <w:rPr>
          <w:rFonts w:ascii="Arial" w:eastAsia="Times New Roman" w:hAnsi="Arial" w:cs="Arial"/>
          <w:color w:val="4A4A4A"/>
          <w:sz w:val="24"/>
          <w:szCs w:val="24"/>
          <w:lang w:val="es-ES"/>
        </w:rPr>
        <w:br/>
        <w:t>4.- </w:t>
      </w:r>
      <w:r w:rsidRPr="00A827F2">
        <w:rPr>
          <w:rFonts w:ascii="Arial" w:eastAsia="Times New Roman" w:hAnsi="Arial" w:cs="Arial"/>
          <w:b/>
          <w:bCs/>
          <w:color w:val="4A4A4A"/>
          <w:sz w:val="24"/>
          <w:szCs w:val="24"/>
          <w:lang w:val="es-ES"/>
        </w:rPr>
        <w:t>Acciones de prevención</w:t>
      </w:r>
      <w:r w:rsidRPr="00A827F2">
        <w:rPr>
          <w:rFonts w:ascii="Arial" w:eastAsia="Times New Roman" w:hAnsi="Arial" w:cs="Arial"/>
          <w:color w:val="4A4A4A"/>
          <w:sz w:val="24"/>
          <w:szCs w:val="24"/>
          <w:lang w:val="es-ES"/>
        </w:rPr>
        <w:t>. Definir acciones con la información que tenemos. </w:t>
      </w:r>
      <w:r w:rsidRPr="00A827F2">
        <w:rPr>
          <w:rFonts w:ascii="Arial" w:eastAsia="Times New Roman" w:hAnsi="Arial" w:cs="Arial"/>
          <w:b/>
          <w:bCs/>
          <w:color w:val="4A4A4A"/>
          <w:sz w:val="24"/>
          <w:szCs w:val="24"/>
          <w:lang w:val="es-ES"/>
        </w:rPr>
        <w:t>Pasar de los insights a acciones</w:t>
      </w:r>
      <w:r w:rsidRPr="00A827F2">
        <w:rPr>
          <w:rFonts w:ascii="Arial" w:eastAsia="Times New Roman" w:hAnsi="Arial" w:cs="Arial"/>
          <w:color w:val="4A4A4A"/>
          <w:sz w:val="24"/>
          <w:szCs w:val="24"/>
          <w:lang w:val="es-ES"/>
        </w:rPr>
        <w:t>.</w:t>
      </w:r>
      <w:r w:rsidRPr="00A827F2">
        <w:rPr>
          <w:rFonts w:ascii="Arial" w:eastAsia="Times New Roman" w:hAnsi="Arial" w:cs="Arial"/>
          <w:color w:val="4A4A4A"/>
          <w:sz w:val="24"/>
          <w:szCs w:val="24"/>
          <w:lang w:val="es-ES"/>
        </w:rPr>
        <w:br/>
        <w:t>5.- </w:t>
      </w:r>
      <w:r w:rsidRPr="00A827F2">
        <w:rPr>
          <w:rFonts w:ascii="Arial" w:eastAsia="Times New Roman" w:hAnsi="Arial" w:cs="Arial"/>
          <w:b/>
          <w:bCs/>
          <w:color w:val="4A4A4A"/>
          <w:sz w:val="24"/>
          <w:szCs w:val="24"/>
          <w:lang w:val="es-ES"/>
        </w:rPr>
        <w:t>Validación</w:t>
      </w:r>
      <w:r w:rsidRPr="00A827F2">
        <w:rPr>
          <w:rFonts w:ascii="Arial" w:eastAsia="Times New Roman" w:hAnsi="Arial" w:cs="Arial"/>
          <w:color w:val="4A4A4A"/>
          <w:sz w:val="24"/>
          <w:szCs w:val="24"/>
          <w:lang w:val="es-ES"/>
        </w:rPr>
        <w:t>. Verificar si nuestro análisis ha servido y si nuestras acciones de prevención están teniendo efecto.</w:t>
      </w:r>
    </w:p>
    <w:p w:rsidR="00A827F2" w:rsidRDefault="00A827F2" w:rsidP="00A827F2">
      <w:pPr>
        <w:shd w:val="clear" w:color="auto" w:fill="FFFFFF"/>
        <w:spacing w:after="0" w:line="240" w:lineRule="auto"/>
        <w:rPr>
          <w:rFonts w:ascii="Arial" w:eastAsia="Times New Roman" w:hAnsi="Arial" w:cs="Arial"/>
          <w:color w:val="4A4A4A"/>
          <w:sz w:val="24"/>
          <w:szCs w:val="24"/>
          <w:lang w:val="es-ES"/>
        </w:rPr>
      </w:pPr>
    </w:p>
    <w:p w:rsidR="00A827F2" w:rsidRPr="00A827F2" w:rsidRDefault="00A827F2" w:rsidP="00A827F2">
      <w:pPr>
        <w:shd w:val="clear" w:color="auto" w:fill="FFFFFF"/>
        <w:spacing w:after="0" w:line="240" w:lineRule="auto"/>
        <w:rPr>
          <w:rFonts w:ascii="Arial" w:eastAsia="Times New Roman" w:hAnsi="Arial" w:cs="Arial"/>
          <w:color w:val="4A4A4A"/>
          <w:sz w:val="24"/>
          <w:szCs w:val="24"/>
          <w:lang w:val="es-ES"/>
        </w:rPr>
      </w:pPr>
      <w:r w:rsidRPr="00A827F2">
        <w:rPr>
          <w:rFonts w:ascii="Arial" w:eastAsia="Times New Roman" w:hAnsi="Arial" w:cs="Arial"/>
          <w:color w:val="4A4A4A"/>
          <w:sz w:val="24"/>
          <w:szCs w:val="24"/>
          <w:lang w:val="es-ES"/>
        </w:rPr>
        <w:t>Paso 1- Identificar</w:t>
      </w:r>
      <w:r w:rsidRPr="00A827F2">
        <w:rPr>
          <w:rFonts w:ascii="Arial" w:eastAsia="Times New Roman" w:hAnsi="Arial" w:cs="Arial"/>
          <w:color w:val="4A4A4A"/>
          <w:sz w:val="24"/>
          <w:szCs w:val="24"/>
          <w:lang w:val="es-ES"/>
        </w:rPr>
        <w:br/>
        <w:t>Paso 2-encontrar las categorías</w:t>
      </w:r>
      <w:r w:rsidRPr="00A827F2">
        <w:rPr>
          <w:rFonts w:ascii="Arial" w:eastAsia="Times New Roman" w:hAnsi="Arial" w:cs="Arial"/>
          <w:color w:val="4A4A4A"/>
          <w:sz w:val="24"/>
          <w:szCs w:val="24"/>
          <w:lang w:val="es-ES"/>
        </w:rPr>
        <w:br/>
        <w:t>Paso 3- poner en conjunto esta información</w:t>
      </w:r>
      <w:r w:rsidRPr="00A827F2">
        <w:rPr>
          <w:rFonts w:ascii="Arial" w:eastAsia="Times New Roman" w:hAnsi="Arial" w:cs="Arial"/>
          <w:color w:val="4A4A4A"/>
          <w:sz w:val="24"/>
          <w:szCs w:val="24"/>
          <w:lang w:val="es-ES"/>
        </w:rPr>
        <w:br/>
        <w:t>Paso 4- crear acciones con esta información</w:t>
      </w:r>
      <w:r w:rsidRPr="00A827F2">
        <w:rPr>
          <w:rFonts w:ascii="Arial" w:eastAsia="Times New Roman" w:hAnsi="Arial" w:cs="Arial"/>
          <w:color w:val="4A4A4A"/>
          <w:sz w:val="24"/>
          <w:szCs w:val="24"/>
          <w:lang w:val="es-ES"/>
        </w:rPr>
        <w:br/>
        <w:t>Paso 5- validar que todo nuestro estudio esté sirviendo</w:t>
      </w:r>
    </w:p>
    <w:p w:rsidR="00A827F2" w:rsidRDefault="00A827F2" w:rsidP="00DA303B">
      <w:pPr>
        <w:rPr>
          <w:lang w:val="es-ES"/>
        </w:rPr>
      </w:pP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Fonts w:ascii="Arial" w:hAnsi="Arial" w:cs="Arial"/>
          <w:color w:val="4A4A4A"/>
          <w:lang w:val="es-ES"/>
        </w:rPr>
        <w:t>Problema: La empresa tiene montos de dinero sin aplicar de facturas pagadas por los clientes en toda latinoamérica</w:t>
      </w: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Style w:val="Textoennegrita"/>
          <w:rFonts w:ascii="Arial" w:hAnsi="Arial" w:cs="Arial"/>
          <w:color w:val="4A4A4A"/>
          <w:lang w:val="es-ES"/>
        </w:rPr>
        <w:t>Análisis Cuantitativo</w:t>
      </w:r>
      <w:r w:rsidRPr="00A827F2">
        <w:rPr>
          <w:rFonts w:ascii="Arial" w:hAnsi="Arial" w:cs="Arial"/>
          <w:color w:val="4A4A4A"/>
          <w:lang w:val="es-ES"/>
        </w:rPr>
        <w:t>: Ubicar la información de extractos de pagos en las diferentes locaciones y unificarlas / Revisar cuanto se aplica a las facturas el día en que llega el extracto</w:t>
      </w: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Style w:val="Textoennegrita"/>
          <w:rFonts w:ascii="Arial" w:hAnsi="Arial" w:cs="Arial"/>
          <w:color w:val="4A4A4A"/>
          <w:lang w:val="es-ES"/>
        </w:rPr>
        <w:t>Análisis Cualitativo</w:t>
      </w:r>
      <w:r w:rsidRPr="00A827F2">
        <w:rPr>
          <w:rFonts w:ascii="Arial" w:hAnsi="Arial" w:cs="Arial"/>
          <w:color w:val="4A4A4A"/>
          <w:lang w:val="es-ES"/>
        </w:rPr>
        <w:t> : Determinar categorías del por qué no se aplica (falta de tiempo, falta de información, la factura no existe, el cliente no registra datos completos)</w:t>
      </w: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Style w:val="Textoennegrita"/>
          <w:rFonts w:ascii="Arial" w:hAnsi="Arial" w:cs="Arial"/>
          <w:color w:val="4A4A4A"/>
          <w:lang w:val="es-ES"/>
        </w:rPr>
        <w:t>Matriz Cuantitativa / Cualitativa</w:t>
      </w:r>
      <w:r w:rsidRPr="00A827F2">
        <w:rPr>
          <w:rFonts w:ascii="Arial" w:hAnsi="Arial" w:cs="Arial"/>
          <w:color w:val="4A4A4A"/>
          <w:lang w:val="es-ES"/>
        </w:rPr>
        <w:t>: Cruzar la base de información de pagos sin aplicar, con las razones más frecuentes de por qué no se aplica y ordenar en que razones tienen más peso para este error.</w:t>
      </w: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Style w:val="Textoennegrita"/>
          <w:rFonts w:ascii="Arial" w:hAnsi="Arial" w:cs="Arial"/>
          <w:color w:val="4A4A4A"/>
          <w:lang w:val="es-ES"/>
        </w:rPr>
        <w:t>Definir acciones</w:t>
      </w:r>
      <w:r w:rsidRPr="00A827F2">
        <w:rPr>
          <w:rFonts w:ascii="Arial" w:hAnsi="Arial" w:cs="Arial"/>
          <w:color w:val="4A4A4A"/>
          <w:lang w:val="es-ES"/>
        </w:rPr>
        <w:t> : Presentar una estrategia de trabajo con los clientes para atacar las razones más fuertes que recaen en este error.</w:t>
      </w:r>
    </w:p>
    <w:p w:rsidR="00A827F2" w:rsidRPr="00A827F2" w:rsidRDefault="00A827F2" w:rsidP="00A827F2">
      <w:pPr>
        <w:pStyle w:val="NormalWeb"/>
        <w:shd w:val="clear" w:color="auto" w:fill="FFFFFF"/>
        <w:spacing w:before="0" w:beforeAutospacing="0" w:after="0" w:afterAutospacing="0"/>
        <w:rPr>
          <w:rFonts w:ascii="Arial" w:hAnsi="Arial" w:cs="Arial"/>
          <w:color w:val="4A4A4A"/>
          <w:lang w:val="es-ES"/>
        </w:rPr>
      </w:pPr>
      <w:r w:rsidRPr="00A827F2">
        <w:rPr>
          <w:rStyle w:val="Textoennegrita"/>
          <w:rFonts w:ascii="Arial" w:hAnsi="Arial" w:cs="Arial"/>
          <w:color w:val="4A4A4A"/>
          <w:lang w:val="es-ES"/>
        </w:rPr>
        <w:lastRenderedPageBreak/>
        <w:t>Validación</w:t>
      </w:r>
      <w:r w:rsidRPr="00A827F2">
        <w:rPr>
          <w:rFonts w:ascii="Arial" w:hAnsi="Arial" w:cs="Arial"/>
          <w:color w:val="4A4A4A"/>
          <w:lang w:val="es-ES"/>
        </w:rPr>
        <w:t> Luego de un periodo de tiempo, evaluar nuevamente los resultados cuantitativos y cualitativos para revisar si las estrategias funcionaron.</w:t>
      </w:r>
    </w:p>
    <w:p w:rsidR="00852716" w:rsidRDefault="00852716" w:rsidP="00DA303B">
      <w:pPr>
        <w:rPr>
          <w:lang w:val="es-ES"/>
        </w:rPr>
      </w:pPr>
      <w:r>
        <w:rPr>
          <w:noProof/>
          <w:lang w:val="en-US"/>
        </w:rPr>
        <w:drawing>
          <wp:inline distT="0" distB="0" distL="0" distR="0">
            <wp:extent cx="4542739" cy="7484313"/>
            <wp:effectExtent l="0" t="0" r="0" b="2540"/>
            <wp:docPr id="17" name="Imagen 17" descr="3 - Como estructurar un caso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 Como estructurar un caso de Negoci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1643" cy="7515459"/>
                    </a:xfrm>
                    <a:prstGeom prst="rect">
                      <a:avLst/>
                    </a:prstGeom>
                    <a:noFill/>
                    <a:ln>
                      <a:noFill/>
                    </a:ln>
                  </pic:spPr>
                </pic:pic>
              </a:graphicData>
            </a:graphic>
          </wp:inline>
        </w:drawing>
      </w:r>
    </w:p>
    <w:p w:rsidR="00852716" w:rsidRDefault="00852716" w:rsidP="00DA303B">
      <w:pPr>
        <w:rPr>
          <w:lang w:val="es-ES"/>
        </w:rPr>
      </w:pPr>
    </w:p>
    <w:p w:rsidR="00852716" w:rsidRDefault="00852716" w:rsidP="00DA303B">
      <w:pPr>
        <w:rPr>
          <w:lang w:val="es-ES"/>
        </w:rPr>
      </w:pPr>
    </w:p>
    <w:p w:rsidR="00852716" w:rsidRDefault="00852716" w:rsidP="00DA303B">
      <w:pPr>
        <w:rPr>
          <w:lang w:val="es-ES"/>
        </w:rPr>
      </w:pPr>
    </w:p>
    <w:p w:rsidR="00A827F2" w:rsidRPr="00A827F2" w:rsidRDefault="00A827F2" w:rsidP="00A827F2">
      <w:pPr>
        <w:pStyle w:val="Ttulo1"/>
        <w:pBdr>
          <w:bottom w:val="single" w:sz="6" w:space="11" w:color="E9E9E9"/>
        </w:pBdr>
        <w:spacing w:before="0" w:beforeAutospacing="0" w:after="225" w:afterAutospacing="0"/>
        <w:rPr>
          <w:rFonts w:ascii="cooper_hewittmedium" w:hAnsi="cooper_hewittmedium"/>
          <w:color w:val="000000"/>
          <w:spacing w:val="-2"/>
          <w:sz w:val="36"/>
          <w:szCs w:val="36"/>
          <w:lang w:val="es-ES"/>
        </w:rPr>
      </w:pPr>
      <w:r w:rsidRPr="00A827F2">
        <w:rPr>
          <w:rFonts w:ascii="cooper_hewittmedium" w:hAnsi="cooper_hewittmedium"/>
          <w:color w:val="000000"/>
          <w:spacing w:val="-2"/>
          <w:sz w:val="36"/>
          <w:szCs w:val="36"/>
          <w:lang w:val="es-ES"/>
        </w:rPr>
        <w:lastRenderedPageBreak/>
        <w:t>Análisis cuantitativo en un caso de negocio</w:t>
      </w:r>
      <w:r w:rsidR="00852716">
        <w:rPr>
          <w:rFonts w:ascii="cooper_hewittmedium" w:hAnsi="cooper_hewittmedium"/>
          <w:color w:val="000000"/>
          <w:spacing w:val="-2"/>
          <w:sz w:val="36"/>
          <w:szCs w:val="36"/>
          <w:lang w:val="es-ES"/>
        </w:rPr>
        <w:t xml:space="preserve"> (numeros)</w:t>
      </w:r>
    </w:p>
    <w:p w:rsidR="00A827F2" w:rsidRDefault="00A827F2" w:rsidP="00DA303B">
      <w:pPr>
        <w:rPr>
          <w:lang w:val="es-ES"/>
        </w:rPr>
      </w:pPr>
      <w:r>
        <w:rPr>
          <w:noProof/>
          <w:lang w:val="en-US"/>
        </w:rPr>
        <w:drawing>
          <wp:inline distT="0" distB="0" distL="0" distR="0">
            <wp:extent cx="5939943" cy="2287978"/>
            <wp:effectExtent l="19050" t="19050" r="22860" b="17145"/>
            <wp:docPr id="12" name="Imagen 12" descr="Análisis_cuantitativo_en_un_caso_de_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isis_cuantitativo_en_un_caso_de_negoci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5026" cy="2289936"/>
                    </a:xfrm>
                    <a:prstGeom prst="rect">
                      <a:avLst/>
                    </a:prstGeom>
                    <a:noFill/>
                    <a:ln>
                      <a:solidFill>
                        <a:schemeClr val="tx1"/>
                      </a:solidFill>
                    </a:ln>
                  </pic:spPr>
                </pic:pic>
              </a:graphicData>
            </a:graphic>
          </wp:inline>
        </w:drawing>
      </w:r>
    </w:p>
    <w:p w:rsidR="00852716" w:rsidRDefault="00852716" w:rsidP="00DA303B">
      <w:pPr>
        <w:rPr>
          <w:lang w:val="es-ES"/>
        </w:rPr>
      </w:pPr>
      <w:r>
        <w:rPr>
          <w:noProof/>
          <w:lang w:val="en-US"/>
        </w:rPr>
        <w:drawing>
          <wp:inline distT="0" distB="0" distL="0" distR="0">
            <wp:extent cx="5991148" cy="2035493"/>
            <wp:effectExtent l="19050" t="19050" r="10160" b="22225"/>
            <wp:docPr id="19" name="Imagen 19" descr="Análisis_cuantitativo_en_un_caso_de_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lisis_cuantitativo_en_un_caso_de_negoci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1671" cy="2039068"/>
                    </a:xfrm>
                    <a:prstGeom prst="rect">
                      <a:avLst/>
                    </a:prstGeom>
                    <a:noFill/>
                    <a:ln>
                      <a:solidFill>
                        <a:schemeClr val="tx1"/>
                      </a:solidFill>
                    </a:ln>
                  </pic:spPr>
                </pic:pic>
              </a:graphicData>
            </a:graphic>
          </wp:inline>
        </w:drawing>
      </w:r>
    </w:p>
    <w:p w:rsidR="00FF33E5" w:rsidRDefault="00FF33E5" w:rsidP="00DA303B">
      <w:pPr>
        <w:rPr>
          <w:lang w:val="es-ES"/>
        </w:rPr>
      </w:pPr>
      <w:r>
        <w:rPr>
          <w:noProof/>
          <w:lang w:val="en-US"/>
        </w:rPr>
        <w:drawing>
          <wp:inline distT="0" distB="0" distL="0" distR="0">
            <wp:extent cx="4847344" cy="2633472"/>
            <wp:effectExtent l="0" t="0" r="0" b="0"/>
            <wp:docPr id="20" name="Imagen 20" descr="Análisis_cuantitativo_en_un_caso_de_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álisis_cuantitativo_en_un_caso_de_negoci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835" cy="2653297"/>
                    </a:xfrm>
                    <a:prstGeom prst="rect">
                      <a:avLst/>
                    </a:prstGeom>
                    <a:noFill/>
                    <a:ln>
                      <a:noFill/>
                    </a:ln>
                  </pic:spPr>
                </pic:pic>
              </a:graphicData>
            </a:graphic>
          </wp:inline>
        </w:drawing>
      </w:r>
    </w:p>
    <w:p w:rsidR="00FF33E5" w:rsidRDefault="00FF33E5" w:rsidP="00DA303B">
      <w:pPr>
        <w:rPr>
          <w:lang w:val="es-ES"/>
        </w:rPr>
      </w:pPr>
      <w:r>
        <w:rPr>
          <w:noProof/>
          <w:lang w:val="en-US"/>
        </w:rPr>
        <w:lastRenderedPageBreak/>
        <w:drawing>
          <wp:inline distT="0" distB="0" distL="0" distR="0">
            <wp:extent cx="5058911" cy="1646809"/>
            <wp:effectExtent l="19050" t="19050" r="27940" b="10795"/>
            <wp:docPr id="21" name="Imagen 21" descr="Análisis_cuantitativo_en_un_caso_de_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isis_cuantitativo_en_un_caso_de_negoci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7631" cy="1649647"/>
                    </a:xfrm>
                    <a:prstGeom prst="rect">
                      <a:avLst/>
                    </a:prstGeom>
                    <a:noFill/>
                    <a:ln>
                      <a:solidFill>
                        <a:schemeClr val="tx1"/>
                      </a:solidFill>
                    </a:ln>
                  </pic:spPr>
                </pic:pic>
              </a:graphicData>
            </a:graphic>
          </wp:inline>
        </w:drawing>
      </w:r>
    </w:p>
    <w:p w:rsidR="00852716" w:rsidRDefault="00852716" w:rsidP="00DA303B">
      <w:pPr>
        <w:rPr>
          <w:lang w:val="es-ES"/>
        </w:rPr>
      </w:pPr>
      <w:r>
        <w:rPr>
          <w:noProof/>
          <w:lang w:val="en-US"/>
        </w:rPr>
        <w:drawing>
          <wp:inline distT="0" distB="0" distL="0" distR="0" wp14:anchorId="127BDB8B" wp14:editId="4CDC83CD">
            <wp:extent cx="4286707" cy="2626216"/>
            <wp:effectExtent l="19050" t="19050" r="19050" b="222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7975" cy="2633119"/>
                    </a:xfrm>
                    <a:prstGeom prst="rect">
                      <a:avLst/>
                    </a:prstGeom>
                    <a:ln>
                      <a:solidFill>
                        <a:schemeClr val="tx1"/>
                      </a:solidFill>
                    </a:ln>
                  </pic:spPr>
                </pic:pic>
              </a:graphicData>
            </a:graphic>
          </wp:inline>
        </w:drawing>
      </w:r>
    </w:p>
    <w:p w:rsidR="00C10AB4" w:rsidRPr="00C10AB4" w:rsidRDefault="00C10AB4" w:rsidP="00DA303B">
      <w:pPr>
        <w:rPr>
          <w:color w:val="000000" w:themeColor="text1"/>
          <w:sz w:val="28"/>
          <w:lang w:val="es-ES"/>
        </w:rPr>
      </w:pPr>
      <w:r w:rsidRPr="00C10AB4">
        <w:rPr>
          <w:rFonts w:ascii="Arial" w:hAnsi="Arial" w:cs="Arial"/>
          <w:color w:val="000000" w:themeColor="text1"/>
          <w:sz w:val="24"/>
          <w:szCs w:val="21"/>
          <w:highlight w:val="yellow"/>
          <w:shd w:val="clear" w:color="auto" w:fill="24385B"/>
        </w:rPr>
        <w:t>Los datos cuantitativos nos dicen qué clientes se quejaron y cuantas veces</w:t>
      </w:r>
      <w:r w:rsidRPr="00C10AB4">
        <w:rPr>
          <w:rFonts w:ascii="Arial" w:hAnsi="Arial" w:cs="Arial"/>
          <w:color w:val="000000" w:themeColor="text1"/>
          <w:sz w:val="24"/>
          <w:szCs w:val="21"/>
          <w:highlight w:val="yellow"/>
        </w:rPr>
        <w:br/>
      </w:r>
      <w:r w:rsidRPr="00C10AB4">
        <w:rPr>
          <w:rFonts w:ascii="Arial" w:hAnsi="Arial" w:cs="Arial"/>
          <w:color w:val="000000" w:themeColor="text1"/>
          <w:sz w:val="24"/>
          <w:szCs w:val="21"/>
          <w:highlight w:val="yellow"/>
          <w:shd w:val="clear" w:color="auto" w:fill="24385B"/>
        </w:rPr>
        <w:t>Los datos cualitativos nos explican el motivo de su queja (devolución de dinero, problemas técnicos, dudas, etc)</w:t>
      </w:r>
    </w:p>
    <w:p w:rsidR="00C10AB4" w:rsidRDefault="00C10AB4" w:rsidP="00DA303B">
      <w:pPr>
        <w:rPr>
          <w:lang w:val="es-ES"/>
        </w:rPr>
      </w:pPr>
      <w:r w:rsidRPr="00C10AB4">
        <w:rPr>
          <w:lang w:val="es-ES"/>
        </w:rPr>
        <w:t>Análisis cualitativo en un caso de negocio</w:t>
      </w:r>
    </w:p>
    <w:p w:rsidR="00C10AB4" w:rsidRPr="00C10AB4" w:rsidRDefault="00C10AB4" w:rsidP="00C10AB4">
      <w:pPr>
        <w:pStyle w:val="NormalWeb"/>
        <w:shd w:val="clear" w:color="auto" w:fill="24385B"/>
        <w:spacing w:before="0" w:beforeAutospacing="0" w:after="0" w:afterAutospacing="0"/>
        <w:rPr>
          <w:rFonts w:ascii="Arial" w:hAnsi="Arial" w:cs="Arial"/>
          <w:color w:val="EFF3F8"/>
          <w:sz w:val="21"/>
          <w:szCs w:val="21"/>
          <w:lang w:val="es-ES"/>
        </w:rPr>
      </w:pPr>
      <w:r w:rsidRPr="00C10AB4">
        <w:rPr>
          <w:rStyle w:val="Textoennegrita"/>
          <w:rFonts w:ascii="Arial" w:hAnsi="Arial" w:cs="Arial"/>
          <w:color w:val="EFF3F8"/>
          <w:sz w:val="21"/>
          <w:szCs w:val="21"/>
          <w:lang w:val="es-ES"/>
        </w:rPr>
        <w:t>Clusterizar</w:t>
      </w:r>
      <w:r w:rsidRPr="00C10AB4">
        <w:rPr>
          <w:rFonts w:ascii="Arial" w:hAnsi="Arial" w:cs="Arial"/>
          <w:color w:val="EFF3F8"/>
          <w:sz w:val="21"/>
          <w:szCs w:val="21"/>
          <w:lang w:val="es-ES"/>
        </w:rPr>
        <w:t>: Agrupar las problemáticas, motivaciones y contactos por parte de los clientes a las que nos enfrentamos. Este ejemplo se clasificaron en 4 categorías las más de 500 tipos contactos:</w:t>
      </w:r>
    </w:p>
    <w:p w:rsidR="00C10AB4" w:rsidRDefault="00C10AB4" w:rsidP="00C10AB4">
      <w:pPr>
        <w:numPr>
          <w:ilvl w:val="0"/>
          <w:numId w:val="11"/>
        </w:numPr>
        <w:shd w:val="clear" w:color="auto" w:fill="24385B"/>
        <w:spacing w:after="0" w:line="240" w:lineRule="auto"/>
        <w:ind w:left="0"/>
        <w:rPr>
          <w:rFonts w:ascii="Arial" w:hAnsi="Arial" w:cs="Arial"/>
          <w:color w:val="EFF3F8"/>
          <w:sz w:val="21"/>
          <w:szCs w:val="21"/>
        </w:rPr>
      </w:pPr>
      <w:r>
        <w:rPr>
          <w:rStyle w:val="Textoennegrita"/>
          <w:rFonts w:ascii="Arial" w:hAnsi="Arial" w:cs="Arial"/>
          <w:color w:val="EFF3F8"/>
          <w:sz w:val="21"/>
          <w:szCs w:val="21"/>
        </w:rPr>
        <w:t>Motivación económica</w:t>
      </w:r>
      <w:r>
        <w:rPr>
          <w:rFonts w:ascii="Arial" w:hAnsi="Arial" w:cs="Arial"/>
          <w:color w:val="EFF3F8"/>
          <w:sz w:val="21"/>
          <w:szCs w:val="21"/>
        </w:rPr>
        <w:t>. Buscan que se les devuelva el dinero. Ésta es la más grave ya que además de ser una queja, se les devuelve el dinero.</w:t>
      </w:r>
    </w:p>
    <w:p w:rsidR="00C10AB4" w:rsidRDefault="00C10AB4" w:rsidP="00C10AB4">
      <w:pPr>
        <w:numPr>
          <w:ilvl w:val="0"/>
          <w:numId w:val="11"/>
        </w:numPr>
        <w:shd w:val="clear" w:color="auto" w:fill="24385B"/>
        <w:spacing w:after="0" w:line="240" w:lineRule="auto"/>
        <w:ind w:left="0"/>
        <w:rPr>
          <w:rFonts w:ascii="Arial" w:hAnsi="Arial" w:cs="Arial"/>
          <w:color w:val="EFF3F8"/>
          <w:sz w:val="21"/>
          <w:szCs w:val="21"/>
        </w:rPr>
      </w:pPr>
      <w:r>
        <w:rPr>
          <w:rStyle w:val="Textoennegrita"/>
          <w:rFonts w:ascii="Arial" w:hAnsi="Arial" w:cs="Arial"/>
          <w:color w:val="EFF3F8"/>
          <w:sz w:val="21"/>
          <w:szCs w:val="21"/>
        </w:rPr>
        <w:t>Preguntas</w:t>
      </w:r>
      <w:r>
        <w:rPr>
          <w:rFonts w:ascii="Arial" w:hAnsi="Arial" w:cs="Arial"/>
          <w:color w:val="EFF3F8"/>
          <w:sz w:val="21"/>
          <w:szCs w:val="21"/>
        </w:rPr>
        <w:t>. Los clientes tienen dudas.</w:t>
      </w:r>
    </w:p>
    <w:p w:rsidR="00C10AB4" w:rsidRDefault="00C10AB4" w:rsidP="00C10AB4">
      <w:pPr>
        <w:numPr>
          <w:ilvl w:val="0"/>
          <w:numId w:val="11"/>
        </w:numPr>
        <w:shd w:val="clear" w:color="auto" w:fill="24385B"/>
        <w:spacing w:after="0" w:line="240" w:lineRule="auto"/>
        <w:ind w:left="0"/>
        <w:rPr>
          <w:rFonts w:ascii="Arial" w:hAnsi="Arial" w:cs="Arial"/>
          <w:color w:val="EFF3F8"/>
          <w:sz w:val="21"/>
          <w:szCs w:val="21"/>
        </w:rPr>
      </w:pPr>
      <w:r>
        <w:rPr>
          <w:rStyle w:val="Textoennegrita"/>
          <w:rFonts w:ascii="Arial" w:hAnsi="Arial" w:cs="Arial"/>
          <w:color w:val="EFF3F8"/>
          <w:sz w:val="21"/>
          <w:szCs w:val="21"/>
        </w:rPr>
        <w:t>Problemas tecnológicos</w:t>
      </w:r>
      <w:r>
        <w:rPr>
          <w:rFonts w:ascii="Arial" w:hAnsi="Arial" w:cs="Arial"/>
          <w:color w:val="EFF3F8"/>
          <w:sz w:val="21"/>
          <w:szCs w:val="21"/>
        </w:rPr>
        <w:t>. Relevante para identificar fallas técnicas del servicio o producto.</w:t>
      </w:r>
    </w:p>
    <w:p w:rsidR="00C10AB4" w:rsidRDefault="00C10AB4" w:rsidP="00C10AB4">
      <w:pPr>
        <w:numPr>
          <w:ilvl w:val="0"/>
          <w:numId w:val="11"/>
        </w:numPr>
        <w:shd w:val="clear" w:color="auto" w:fill="24385B"/>
        <w:spacing w:after="0" w:line="240" w:lineRule="auto"/>
        <w:ind w:left="0"/>
        <w:rPr>
          <w:rFonts w:ascii="Arial" w:hAnsi="Arial" w:cs="Arial"/>
          <w:color w:val="EFF3F8"/>
          <w:sz w:val="21"/>
          <w:szCs w:val="21"/>
        </w:rPr>
      </w:pPr>
      <w:r>
        <w:rPr>
          <w:rStyle w:val="Textoennegrita"/>
          <w:rFonts w:ascii="Arial" w:hAnsi="Arial" w:cs="Arial"/>
          <w:color w:val="EFF3F8"/>
          <w:sz w:val="21"/>
          <w:szCs w:val="21"/>
        </w:rPr>
        <w:lastRenderedPageBreak/>
        <w:t>Política de empresa</w:t>
      </w:r>
      <w:r>
        <w:rPr>
          <w:rFonts w:ascii="Arial" w:hAnsi="Arial" w:cs="Arial"/>
          <w:color w:val="EFF3F8"/>
          <w:sz w:val="21"/>
          <w:szCs w:val="21"/>
        </w:rPr>
        <w:t>.</w:t>
      </w:r>
      <w:r>
        <w:rPr>
          <w:rFonts w:ascii="Arial" w:hAnsi="Arial" w:cs="Arial"/>
          <w:color w:val="EFF3F8"/>
          <w:sz w:val="21"/>
          <w:szCs w:val="21"/>
        </w:rPr>
        <w:br/>
      </w:r>
      <w:r>
        <w:rPr>
          <w:rFonts w:ascii="Arial" w:hAnsi="Arial" w:cs="Arial"/>
          <w:noProof/>
          <w:color w:val="EFF3F8"/>
          <w:sz w:val="21"/>
          <w:szCs w:val="21"/>
          <w:lang w:val="en-US"/>
        </w:rPr>
        <w:drawing>
          <wp:inline distT="0" distB="0" distL="0" distR="0">
            <wp:extent cx="3642969" cy="2559830"/>
            <wp:effectExtent l="0" t="0" r="0" b="0"/>
            <wp:docPr id="23" name="Imagen 23" descr="Captura de Pantalla 2020-11-22 a la(s) 17.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0-11-22 a la(s) 17.42.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9039" cy="2571122"/>
                    </a:xfrm>
                    <a:prstGeom prst="rect">
                      <a:avLst/>
                    </a:prstGeom>
                    <a:noFill/>
                    <a:ln>
                      <a:noFill/>
                    </a:ln>
                  </pic:spPr>
                </pic:pic>
              </a:graphicData>
            </a:graphic>
          </wp:inline>
        </w:drawing>
      </w:r>
    </w:p>
    <w:p w:rsidR="00C10AB4" w:rsidRDefault="00C10AB4" w:rsidP="00C10AB4">
      <w:pPr>
        <w:pStyle w:val="Ttulo2"/>
        <w:shd w:val="clear" w:color="auto" w:fill="24385B"/>
        <w:spacing w:before="0"/>
        <w:rPr>
          <w:rFonts w:ascii="Arial" w:hAnsi="Arial" w:cs="Arial"/>
          <w:color w:val="EFF3F8"/>
          <w:sz w:val="36"/>
          <w:szCs w:val="36"/>
        </w:rPr>
      </w:pPr>
      <w:r>
        <w:rPr>
          <w:rFonts w:ascii="Arial" w:hAnsi="Arial" w:cs="Arial"/>
          <w:color w:val="EFF3F8"/>
        </w:rPr>
        <w:t>Clasificación</w:t>
      </w:r>
    </w:p>
    <w:p w:rsidR="00C10AB4" w:rsidRPr="00C10AB4" w:rsidRDefault="00C10AB4" w:rsidP="00C10AB4">
      <w:pPr>
        <w:pStyle w:val="NormalWeb"/>
        <w:shd w:val="clear" w:color="auto" w:fill="24385B"/>
        <w:spacing w:before="0" w:beforeAutospacing="0" w:after="0" w:afterAutospacing="0"/>
        <w:rPr>
          <w:rFonts w:ascii="Arial" w:hAnsi="Arial" w:cs="Arial"/>
          <w:color w:val="EFF3F8"/>
          <w:sz w:val="21"/>
          <w:szCs w:val="21"/>
          <w:lang w:val="es-ES"/>
        </w:rPr>
      </w:pPr>
      <w:r w:rsidRPr="00C10AB4">
        <w:rPr>
          <w:rFonts w:ascii="Arial" w:hAnsi="Arial" w:cs="Arial"/>
          <w:color w:val="EFF3F8"/>
          <w:sz w:val="21"/>
          <w:szCs w:val="21"/>
          <w:lang w:val="es-ES"/>
        </w:rPr>
        <w:t>Definir los motivos detrás de los mensajes, cuando los hayamos clasificado dentro de una categoría profundizaremos en los motivos de contacto de una manera geolocalizada por lo que tendremos especificidad en cada contexto social.</w:t>
      </w:r>
    </w:p>
    <w:p w:rsidR="00C10AB4" w:rsidRDefault="00C10AB4" w:rsidP="00C10AB4">
      <w:pPr>
        <w:rPr>
          <w:lang w:val="es-ES"/>
        </w:rPr>
      </w:pPr>
      <w:r>
        <w:rPr>
          <w:noProof/>
          <w:lang w:val="en-US"/>
        </w:rPr>
        <w:drawing>
          <wp:inline distT="0" distB="0" distL="0" distR="0">
            <wp:extent cx="3347112" cy="2443277"/>
            <wp:effectExtent l="0" t="0" r="5715" b="0"/>
            <wp:docPr id="22" name="Imagen 22" descr="Captura de Pantalla 2020-11-22 a la(s) 17.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Pantalla 2020-11-22 a la(s) 17.44.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9696" cy="2452463"/>
                    </a:xfrm>
                    <a:prstGeom prst="rect">
                      <a:avLst/>
                    </a:prstGeom>
                    <a:noFill/>
                    <a:ln>
                      <a:noFill/>
                    </a:ln>
                  </pic:spPr>
                </pic:pic>
              </a:graphicData>
            </a:graphic>
          </wp:inline>
        </w:drawing>
      </w:r>
    </w:p>
    <w:p w:rsidR="00C10AB4" w:rsidRPr="00C10AB4" w:rsidRDefault="00C10AB4" w:rsidP="00C10AB4">
      <w:pPr>
        <w:shd w:val="clear" w:color="auto" w:fill="24385B"/>
        <w:spacing w:after="0" w:line="240" w:lineRule="auto"/>
        <w:rPr>
          <w:rFonts w:ascii="Arial" w:eastAsia="Times New Roman" w:hAnsi="Arial" w:cs="Arial"/>
          <w:color w:val="EFF3F8"/>
          <w:sz w:val="21"/>
          <w:szCs w:val="21"/>
          <w:lang w:val="es-ES"/>
        </w:rPr>
      </w:pPr>
      <w:r w:rsidRPr="00C10AB4">
        <w:rPr>
          <w:rFonts w:ascii="Arial" w:eastAsia="Times New Roman" w:hAnsi="Arial" w:cs="Arial"/>
          <w:color w:val="EFF3F8"/>
          <w:sz w:val="21"/>
          <w:szCs w:val="21"/>
          <w:lang w:val="es-ES"/>
        </w:rPr>
        <w:t>Problema: La empresa tiene montos de dinero sin aplicar de facturas pagadas por los clientes en toda latinoamérica</w:t>
      </w:r>
    </w:p>
    <w:p w:rsidR="00C10AB4" w:rsidRPr="00C10AB4" w:rsidRDefault="00C10AB4" w:rsidP="00C10AB4">
      <w:pPr>
        <w:shd w:val="clear" w:color="auto" w:fill="24385B"/>
        <w:spacing w:after="0" w:line="240" w:lineRule="auto"/>
        <w:rPr>
          <w:rFonts w:ascii="Arial" w:eastAsia="Times New Roman" w:hAnsi="Arial" w:cs="Arial"/>
          <w:color w:val="EFF3F8"/>
          <w:sz w:val="21"/>
          <w:szCs w:val="21"/>
          <w:lang w:val="en-US"/>
        </w:rPr>
      </w:pPr>
      <w:r w:rsidRPr="00C10AB4">
        <w:rPr>
          <w:rFonts w:ascii="Arial" w:eastAsia="Times New Roman" w:hAnsi="Arial" w:cs="Arial"/>
          <w:color w:val="EFF3F8"/>
          <w:sz w:val="21"/>
          <w:szCs w:val="21"/>
          <w:lang w:val="en-US"/>
        </w:rPr>
        <w:t>Categorías:</w:t>
      </w:r>
    </w:p>
    <w:p w:rsidR="00C10AB4" w:rsidRPr="00C10AB4" w:rsidRDefault="00C10AB4" w:rsidP="00C10AB4">
      <w:pPr>
        <w:numPr>
          <w:ilvl w:val="0"/>
          <w:numId w:val="12"/>
        </w:numPr>
        <w:shd w:val="clear" w:color="auto" w:fill="24385B"/>
        <w:spacing w:after="0" w:line="240" w:lineRule="auto"/>
        <w:ind w:left="0"/>
        <w:rPr>
          <w:rFonts w:ascii="Arial" w:eastAsia="Times New Roman" w:hAnsi="Arial" w:cs="Arial"/>
          <w:color w:val="EFF3F8"/>
          <w:sz w:val="21"/>
          <w:szCs w:val="21"/>
          <w:lang w:val="en-US"/>
        </w:rPr>
      </w:pPr>
      <w:r w:rsidRPr="00C10AB4">
        <w:rPr>
          <w:rFonts w:ascii="Arial" w:eastAsia="Times New Roman" w:hAnsi="Arial" w:cs="Arial"/>
          <w:color w:val="EFF3F8"/>
          <w:sz w:val="21"/>
          <w:szCs w:val="21"/>
          <w:lang w:val="en-US"/>
        </w:rPr>
        <w:t>La factura no está disponible</w:t>
      </w:r>
    </w:p>
    <w:p w:rsidR="00C10AB4" w:rsidRPr="00C10AB4" w:rsidRDefault="00C10AB4" w:rsidP="00C10AB4">
      <w:pPr>
        <w:numPr>
          <w:ilvl w:val="0"/>
          <w:numId w:val="12"/>
        </w:numPr>
        <w:shd w:val="clear" w:color="auto" w:fill="24385B"/>
        <w:spacing w:after="0" w:line="240" w:lineRule="auto"/>
        <w:ind w:left="0"/>
        <w:rPr>
          <w:rFonts w:ascii="Arial" w:eastAsia="Times New Roman" w:hAnsi="Arial" w:cs="Arial"/>
          <w:color w:val="EFF3F8"/>
          <w:sz w:val="21"/>
          <w:szCs w:val="21"/>
          <w:lang w:val="es-ES"/>
        </w:rPr>
      </w:pPr>
      <w:r w:rsidRPr="00C10AB4">
        <w:rPr>
          <w:rFonts w:ascii="Arial" w:eastAsia="Times New Roman" w:hAnsi="Arial" w:cs="Arial"/>
          <w:color w:val="EFF3F8"/>
          <w:sz w:val="21"/>
          <w:szCs w:val="21"/>
          <w:lang w:val="es-ES"/>
        </w:rPr>
        <w:t>El pago no indica que facturas debe aplicarse</w:t>
      </w:r>
    </w:p>
    <w:p w:rsidR="00C10AB4" w:rsidRPr="00C10AB4" w:rsidRDefault="00C10AB4" w:rsidP="00C10AB4">
      <w:pPr>
        <w:numPr>
          <w:ilvl w:val="0"/>
          <w:numId w:val="12"/>
        </w:numPr>
        <w:shd w:val="clear" w:color="auto" w:fill="24385B"/>
        <w:spacing w:after="0" w:line="240" w:lineRule="auto"/>
        <w:ind w:left="0"/>
        <w:rPr>
          <w:rFonts w:ascii="Arial" w:eastAsia="Times New Roman" w:hAnsi="Arial" w:cs="Arial"/>
          <w:color w:val="EFF3F8"/>
          <w:sz w:val="21"/>
          <w:szCs w:val="21"/>
          <w:lang w:val="es-ES"/>
        </w:rPr>
      </w:pPr>
      <w:r w:rsidRPr="00C10AB4">
        <w:rPr>
          <w:rFonts w:ascii="Arial" w:eastAsia="Times New Roman" w:hAnsi="Arial" w:cs="Arial"/>
          <w:color w:val="EFF3F8"/>
          <w:sz w:val="21"/>
          <w:szCs w:val="21"/>
          <w:lang w:val="es-ES"/>
        </w:rPr>
        <w:t>El cliente pago más del valor de la facturación</w:t>
      </w:r>
    </w:p>
    <w:p w:rsidR="00C10AB4" w:rsidRPr="00C10AB4" w:rsidRDefault="00C10AB4" w:rsidP="00C10AB4">
      <w:pPr>
        <w:numPr>
          <w:ilvl w:val="0"/>
          <w:numId w:val="12"/>
        </w:numPr>
        <w:shd w:val="clear" w:color="auto" w:fill="24385B"/>
        <w:spacing w:after="0" w:line="240" w:lineRule="auto"/>
        <w:ind w:left="0"/>
        <w:rPr>
          <w:rFonts w:ascii="Arial" w:eastAsia="Times New Roman" w:hAnsi="Arial" w:cs="Arial"/>
          <w:color w:val="EFF3F8"/>
          <w:sz w:val="21"/>
          <w:szCs w:val="21"/>
          <w:lang w:val="es-ES"/>
        </w:rPr>
      </w:pPr>
      <w:r w:rsidRPr="00C10AB4">
        <w:rPr>
          <w:rFonts w:ascii="Arial" w:eastAsia="Times New Roman" w:hAnsi="Arial" w:cs="Arial"/>
          <w:color w:val="EFF3F8"/>
          <w:sz w:val="21"/>
          <w:szCs w:val="21"/>
          <w:lang w:val="es-ES"/>
        </w:rPr>
        <w:t>El cliente pago menos del valor de la facturación</w:t>
      </w:r>
    </w:p>
    <w:p w:rsidR="00C10AB4" w:rsidRDefault="00C10AB4" w:rsidP="00C10AB4">
      <w:pPr>
        <w:rPr>
          <w:lang w:val="es-ES"/>
        </w:rPr>
      </w:pPr>
    </w:p>
    <w:p w:rsidR="00A678DB" w:rsidRPr="00A678DB" w:rsidRDefault="00A678DB" w:rsidP="00A678DB">
      <w:pPr>
        <w:pStyle w:val="Ttulo2"/>
        <w:shd w:val="clear" w:color="auto" w:fill="121F3D"/>
        <w:spacing w:before="0"/>
        <w:rPr>
          <w:rFonts w:ascii="Arial" w:hAnsi="Arial" w:cs="Arial"/>
          <w:color w:val="EFF3F8"/>
          <w:lang w:val="es-ES"/>
        </w:rPr>
      </w:pPr>
      <w:r>
        <w:rPr>
          <w:rFonts w:ascii="Arial" w:hAnsi="Arial" w:cs="Arial"/>
          <w:color w:val="EFF3F8"/>
        </w:rPr>
        <w:t>Fusión cuanti-cualitativa en un caso de negocio</w:t>
      </w:r>
    </w:p>
    <w:p w:rsidR="00A678DB" w:rsidRPr="00A678DB" w:rsidRDefault="00A678DB" w:rsidP="00A678DB">
      <w:pPr>
        <w:shd w:val="clear" w:color="auto" w:fill="24385B"/>
        <w:spacing w:after="0" w:line="240" w:lineRule="auto"/>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Resolver de manera conjunta la información cuantitativa y cualitativa para sacar conclusiones.</w:t>
      </w:r>
    </w:p>
    <w:p w:rsidR="00A678DB" w:rsidRPr="00A678DB" w:rsidRDefault="00A678DB" w:rsidP="00A678DB">
      <w:pPr>
        <w:shd w:val="clear" w:color="auto" w:fill="24385B"/>
        <w:spacing w:after="0" w:line="240" w:lineRule="auto"/>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Una vez que tenemos información sobre cuáles son las razones por las que los clientes nos contactan así como una clasificación de los top offenders vamos a ver por qué se queja cada uno de los tipos de top offenders para encontrar las claves del análisis.</w:t>
      </w:r>
    </w:p>
    <w:p w:rsidR="00A678DB" w:rsidRPr="00A678DB" w:rsidRDefault="00A678DB" w:rsidP="00A678DB">
      <w:pPr>
        <w:shd w:val="clear" w:color="auto" w:fill="24385B"/>
        <w:spacing w:after="0" w:line="240" w:lineRule="auto"/>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Para este análisis se utiliza una tabla con un mapa de calor para resaltar los porcentajes más elevados y poder concentrar nuestra atención en los problemas mayores más rapidamente.</w:t>
      </w:r>
    </w:p>
    <w:p w:rsidR="00A678DB" w:rsidRDefault="00A678DB" w:rsidP="00A678DB">
      <w:pPr>
        <w:rPr>
          <w:lang w:val="es-ES"/>
        </w:rPr>
      </w:pPr>
      <w:r w:rsidRPr="00A678DB">
        <w:rPr>
          <w:rFonts w:ascii="Times New Roman" w:eastAsia="Times New Roman" w:hAnsi="Times New Roman" w:cs="Times New Roman"/>
          <w:noProof/>
          <w:sz w:val="24"/>
          <w:szCs w:val="24"/>
          <w:lang w:val="en-US"/>
        </w:rPr>
        <w:lastRenderedPageBreak/>
        <w:drawing>
          <wp:inline distT="0" distB="0" distL="0" distR="0">
            <wp:extent cx="3781958" cy="2669356"/>
            <wp:effectExtent l="19050" t="19050" r="9525" b="17145"/>
            <wp:docPr id="24" name="Imagen 24" descr="Captura de Pantalla 2020-11-22 a la(s) 18.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0-11-22 a la(s) 18.01.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861" cy="2677051"/>
                    </a:xfrm>
                    <a:prstGeom prst="rect">
                      <a:avLst/>
                    </a:prstGeom>
                    <a:noFill/>
                    <a:ln>
                      <a:solidFill>
                        <a:schemeClr val="tx1"/>
                      </a:solidFill>
                    </a:ln>
                  </pic:spPr>
                </pic:pic>
              </a:graphicData>
            </a:graphic>
          </wp:inline>
        </w:drawing>
      </w:r>
    </w:p>
    <w:p w:rsidR="00A678DB" w:rsidRDefault="00A678DB" w:rsidP="00A678DB">
      <w:pPr>
        <w:rPr>
          <w:lang w:val="es-ES"/>
        </w:rPr>
      </w:pPr>
    </w:p>
    <w:p w:rsidR="00A678DB" w:rsidRPr="00A678DB" w:rsidRDefault="00A678DB" w:rsidP="00A678DB">
      <w:pPr>
        <w:spacing w:after="0" w:line="240" w:lineRule="auto"/>
        <w:rPr>
          <w:rFonts w:ascii="Times New Roman" w:eastAsia="Times New Roman" w:hAnsi="Times New Roman" w:cs="Times New Roman"/>
          <w:sz w:val="24"/>
          <w:szCs w:val="24"/>
          <w:lang w:val="es-ES"/>
        </w:rPr>
      </w:pPr>
      <w:ins w:id="2" w:author="Unknown">
        <w:r w:rsidRPr="00A678DB">
          <w:rPr>
            <w:rFonts w:ascii="Arial" w:eastAsia="Times New Roman" w:hAnsi="Arial" w:cs="Arial"/>
            <w:b/>
            <w:bCs/>
            <w:color w:val="EFF3F8"/>
            <w:sz w:val="21"/>
            <w:szCs w:val="21"/>
            <w:shd w:val="clear" w:color="auto" w:fill="24385B"/>
            <w:lang w:val="es-ES"/>
          </w:rPr>
          <w:t>Mi solución al reto</w:t>
        </w:r>
      </w:ins>
    </w:p>
    <w:p w:rsidR="00A678DB" w:rsidRPr="00A678DB" w:rsidRDefault="00A678DB" w:rsidP="00A678DB">
      <w:pPr>
        <w:shd w:val="clear" w:color="auto" w:fill="24385B"/>
        <w:spacing w:after="0" w:line="240" w:lineRule="auto"/>
        <w:rPr>
          <w:rFonts w:ascii="Arial" w:eastAsia="Times New Roman" w:hAnsi="Arial" w:cs="Arial"/>
          <w:color w:val="EFF3F8"/>
          <w:sz w:val="21"/>
          <w:szCs w:val="21"/>
          <w:lang w:val="es-ES"/>
        </w:rPr>
      </w:pPr>
      <w:r w:rsidRPr="00A678DB">
        <w:rPr>
          <w:rFonts w:ascii="Arial" w:eastAsia="Times New Roman" w:hAnsi="Arial" w:cs="Arial"/>
          <w:b/>
          <w:bCs/>
          <w:color w:val="EFF3F8"/>
          <w:sz w:val="21"/>
          <w:szCs w:val="21"/>
          <w:lang w:val="es-ES"/>
        </w:rPr>
        <w:t xml:space="preserve">Problema: </w:t>
      </w:r>
      <w:r w:rsidRPr="00A678DB">
        <w:rPr>
          <w:rFonts w:ascii="Arial" w:eastAsia="Times New Roman" w:hAnsi="Arial" w:cs="Arial"/>
          <w:b/>
          <w:bCs/>
          <w:color w:val="EFF3F8"/>
          <w:sz w:val="21"/>
          <w:szCs w:val="21"/>
          <w:lang w:val="en-US"/>
        </w:rPr>
        <w:t>🧑</w:t>
      </w:r>
      <w:r w:rsidRPr="00A678DB">
        <w:rPr>
          <w:rFonts w:ascii="Arial" w:eastAsia="Times New Roman" w:hAnsi="Arial" w:cs="Arial"/>
          <w:b/>
          <w:bCs/>
          <w:color w:val="EFF3F8"/>
          <w:sz w:val="21"/>
          <w:szCs w:val="21"/>
          <w:lang w:val="es-ES"/>
        </w:rPr>
        <w:t>Algunos clientes no reciben sus entregas y el sistema marca que SÍ se realizaron las entregas.</w:t>
      </w:r>
    </w:p>
    <w:p w:rsidR="00A678DB" w:rsidRPr="00A678DB" w:rsidRDefault="00A678DB" w:rsidP="00A678DB">
      <w:pPr>
        <w:spacing w:after="0" w:line="240" w:lineRule="auto"/>
        <w:rPr>
          <w:rFonts w:ascii="Times New Roman" w:eastAsia="Times New Roman" w:hAnsi="Times New Roman" w:cs="Times New Roman"/>
          <w:sz w:val="24"/>
          <w:szCs w:val="24"/>
          <w:lang w:val="en-US"/>
        </w:rPr>
      </w:pPr>
      <w:r w:rsidRPr="00A678DB">
        <w:rPr>
          <w:rFonts w:ascii="Times New Roman" w:eastAsia="Times New Roman" w:hAnsi="Times New Roman" w:cs="Times New Roman"/>
          <w:sz w:val="24"/>
          <w:szCs w:val="24"/>
          <w:lang w:val="en-US"/>
        </w:rPr>
        <w:pict>
          <v:rect id="_x0000_i1049" style="width:0;height:0" o:hralign="center" o:hrstd="t" o:hrnoshade="t" o:hr="t" fillcolor="#eff3f8" stroked="f"/>
        </w:pict>
      </w:r>
    </w:p>
    <w:p w:rsidR="00A678DB" w:rsidRPr="00A678DB" w:rsidRDefault="00A678DB" w:rsidP="00A678DB">
      <w:pPr>
        <w:numPr>
          <w:ilvl w:val="0"/>
          <w:numId w:val="13"/>
        </w:numPr>
        <w:shd w:val="clear" w:color="auto" w:fill="24385B"/>
        <w:spacing w:after="0" w:line="240" w:lineRule="auto"/>
        <w:ind w:left="0"/>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En mi problema puedo relacionar que el sistema le da mayor prioridad de entrega a los clientes más importantes, y esto sería la relación entre sistema-cantidad de compras.</w:t>
      </w:r>
    </w:p>
    <w:p w:rsidR="00A678DB" w:rsidRPr="00A678DB" w:rsidRDefault="00A678DB" w:rsidP="00A678DB">
      <w:pPr>
        <w:numPr>
          <w:ilvl w:val="0"/>
          <w:numId w:val="13"/>
        </w:numPr>
        <w:shd w:val="clear" w:color="auto" w:fill="24385B"/>
        <w:spacing w:after="0" w:line="240" w:lineRule="auto"/>
        <w:ind w:left="0"/>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También puedo relacionarlo al problema con si contabilizamos todas las compras que hace por día cada usuario, hacen que los repartidores no puedan entregar todo lo que correspondía al día.</w:t>
      </w:r>
    </w:p>
    <w:p w:rsidR="00A678DB" w:rsidRPr="00A678DB" w:rsidRDefault="00A678DB" w:rsidP="00A678DB">
      <w:pPr>
        <w:numPr>
          <w:ilvl w:val="0"/>
          <w:numId w:val="13"/>
        </w:numPr>
        <w:shd w:val="clear" w:color="auto" w:fill="24385B"/>
        <w:spacing w:after="0" w:line="240" w:lineRule="auto"/>
        <w:ind w:left="0"/>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El último punto también se puede ver afectado por qué tan lejos está el domicilio al que se iba a realizar la entrega, por lo tanto habría que revisar la cantidad de entregas que se realizan por día y el domicilio de estos.</w:t>
      </w:r>
    </w:p>
    <w:p w:rsidR="00A678DB" w:rsidRPr="00A678DB" w:rsidRDefault="00A678DB" w:rsidP="00A678DB">
      <w:pPr>
        <w:numPr>
          <w:ilvl w:val="0"/>
          <w:numId w:val="13"/>
        </w:numPr>
        <w:shd w:val="clear" w:color="auto" w:fill="24385B"/>
        <w:spacing w:after="0" w:line="240" w:lineRule="auto"/>
        <w:ind w:left="0"/>
        <w:rPr>
          <w:rFonts w:ascii="Arial" w:eastAsia="Times New Roman" w:hAnsi="Arial" w:cs="Arial"/>
          <w:color w:val="EFF3F8"/>
          <w:sz w:val="21"/>
          <w:szCs w:val="21"/>
          <w:lang w:val="es-ES"/>
        </w:rPr>
      </w:pPr>
      <w:r w:rsidRPr="00A678DB">
        <w:rPr>
          <w:rFonts w:ascii="Arial" w:eastAsia="Times New Roman" w:hAnsi="Arial" w:cs="Arial"/>
          <w:color w:val="EFF3F8"/>
          <w:sz w:val="21"/>
          <w:szCs w:val="21"/>
          <w:lang w:val="es-ES"/>
        </w:rPr>
        <w:t>Por último, puede existir un bug en el sistema que haga que marque que SÍ se realizaron las entregas o que marque la hora de las entregas fuera del horario laboral, y que esto se haya debido a la enrome cantidad de pedidos.</w:t>
      </w:r>
    </w:p>
    <w:p w:rsidR="00A678DB" w:rsidRDefault="00A678DB" w:rsidP="00A678DB">
      <w:pPr>
        <w:rPr>
          <w:lang w:val="es-ES"/>
        </w:rPr>
      </w:pPr>
    </w:p>
    <w:p w:rsidR="00A678DB" w:rsidRDefault="00A678DB" w:rsidP="00A678DB">
      <w:r>
        <w:rPr>
          <w:rFonts w:ascii="Arial" w:hAnsi="Arial" w:cs="Arial"/>
          <w:color w:val="EFF3F8"/>
          <w:sz w:val="21"/>
          <w:szCs w:val="21"/>
          <w:shd w:val="clear" w:color="auto" w:fill="24385B"/>
        </w:rPr>
        <w:t xml:space="preserve">Un ejemplo de análisis cualitativo, minería de textos, uso de machine learning y crowdsourcing es la plataforma ESTADO DE ÁNIMO DE LOS TWITTEROS EN MÉXICO </w:t>
      </w:r>
      <w:r>
        <w:rPr>
          <w:rFonts w:ascii="Segoe UI Symbol" w:hAnsi="Segoe UI Symbol" w:cs="Segoe UI Symbol"/>
          <w:color w:val="EFF3F8"/>
          <w:sz w:val="21"/>
          <w:szCs w:val="21"/>
          <w:shd w:val="clear" w:color="auto" w:fill="24385B"/>
        </w:rPr>
        <w:t>🇲🇽</w:t>
      </w:r>
      <w:r>
        <w:rPr>
          <w:rFonts w:ascii="Arial" w:hAnsi="Arial" w:cs="Arial"/>
          <w:color w:val="EFF3F8"/>
          <w:sz w:val="21"/>
          <w:szCs w:val="21"/>
          <w:shd w:val="clear" w:color="auto" w:fill="24385B"/>
        </w:rPr>
        <w:t xml:space="preserve"> les recomiendo checarla es muy interesante, puedes ver el estado de ánimo en determinadas zonas y fechas:</w:t>
      </w:r>
      <w:r>
        <w:rPr>
          <w:rFonts w:ascii="Arial" w:hAnsi="Arial" w:cs="Arial"/>
          <w:color w:val="EFF3F8"/>
          <w:sz w:val="21"/>
          <w:szCs w:val="21"/>
        </w:rPr>
        <w:br/>
      </w:r>
      <w:hyperlink r:id="rId38" w:anchor="/app/multiline" w:tgtFrame="_blank" w:history="1">
        <w:r>
          <w:rPr>
            <w:rStyle w:val="Hipervnculo"/>
            <w:rFonts w:ascii="Arial" w:hAnsi="Arial" w:cs="Arial"/>
            <w:color w:val="33B1FF"/>
            <w:sz w:val="21"/>
            <w:szCs w:val="21"/>
            <w:shd w:val="clear" w:color="auto" w:fill="24385B"/>
          </w:rPr>
          <w:t>https://www.inegi.org.mx/app/animotuitero/#/app/multiline</w:t>
        </w:r>
      </w:hyperlink>
      <w:r>
        <w:rPr>
          <w:rFonts w:ascii="Arial" w:hAnsi="Arial" w:cs="Arial"/>
          <w:color w:val="EFF3F8"/>
          <w:sz w:val="21"/>
          <w:szCs w:val="21"/>
        </w:rPr>
        <w:br/>
      </w:r>
      <w:r>
        <w:rPr>
          <w:noProof/>
          <w:lang w:val="en-US"/>
        </w:rPr>
        <w:drawing>
          <wp:inline distT="0" distB="0" distL="0" distR="0">
            <wp:extent cx="5212618" cy="2752341"/>
            <wp:effectExtent l="0" t="0" r="7620" b="0"/>
            <wp:docPr id="25" name="Imagen 25" descr="Investigación_-_Estado_de_ánimo_de_los_tui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vestigación_-_Estado_de_ánimo_de_los_tuiter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5718" cy="2759258"/>
                    </a:xfrm>
                    <a:prstGeom prst="rect">
                      <a:avLst/>
                    </a:prstGeom>
                    <a:noFill/>
                    <a:ln>
                      <a:noFill/>
                    </a:ln>
                  </pic:spPr>
                </pic:pic>
              </a:graphicData>
            </a:graphic>
          </wp:inline>
        </w:drawing>
      </w:r>
    </w:p>
    <w:p w:rsidR="00A678DB" w:rsidRDefault="00A678DB" w:rsidP="00A678DB"/>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lastRenderedPageBreak/>
        <w:t>La </w:t>
      </w:r>
      <w:r w:rsidRPr="00A678DB">
        <w:rPr>
          <w:rStyle w:val="Textoennegrita"/>
          <w:rFonts w:ascii="Arial" w:hAnsi="Arial" w:cs="Arial"/>
          <w:color w:val="EFF3F8"/>
          <w:sz w:val="21"/>
          <w:szCs w:val="21"/>
          <w:lang w:val="es-ES"/>
        </w:rPr>
        <w:t>minería de textos</w:t>
      </w:r>
      <w:r w:rsidRPr="00A678DB">
        <w:rPr>
          <w:rFonts w:ascii="Arial" w:hAnsi="Arial" w:cs="Arial"/>
          <w:color w:val="EFF3F8"/>
          <w:sz w:val="21"/>
          <w:szCs w:val="21"/>
          <w:lang w:val="es-ES"/>
        </w:rPr>
        <w:t> es una rama específica de la </w:t>
      </w:r>
      <w:hyperlink r:id="rId40" w:tgtFrame="_blank" w:history="1">
        <w:r w:rsidRPr="00A678DB">
          <w:rPr>
            <w:rStyle w:val="Hipervnculo"/>
            <w:rFonts w:ascii="Arial" w:hAnsi="Arial" w:cs="Arial"/>
            <w:color w:val="33B1FF"/>
            <w:sz w:val="21"/>
            <w:szCs w:val="21"/>
            <w:lang w:val="es-ES"/>
          </w:rPr>
          <w:t>minería de datos</w:t>
        </w:r>
      </w:hyperlink>
      <w:r w:rsidRPr="00A678DB">
        <w:rPr>
          <w:rFonts w:ascii="Arial" w:hAnsi="Arial" w:cs="Arial"/>
          <w:color w:val="EFF3F8"/>
          <w:sz w:val="21"/>
          <w:szCs w:val="21"/>
          <w:lang w:val="es-ES"/>
        </w:rPr>
        <w:t> que se refiere al proceso de analizar y derivar información nueva de textos. Por medio de la identificación de patrones o correlaciones entre los términos se logra encontrar información que no está explícita dentro del texto. Los textos que se usan como recursos pueden ser páginas web, libros, correos electrónicos, reseñas de clientes, artículos, entre otros.</w:t>
      </w:r>
    </w:p>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t>La minería de textos es un área multidisciplinaria basada en la recuperación de información, </w:t>
      </w:r>
      <w:hyperlink r:id="rId41" w:tgtFrame="_blank" w:history="1">
        <w:r w:rsidRPr="00A678DB">
          <w:rPr>
            <w:rStyle w:val="Hipervnculo"/>
            <w:rFonts w:ascii="Arial" w:hAnsi="Arial" w:cs="Arial"/>
            <w:color w:val="33B1FF"/>
            <w:sz w:val="21"/>
            <w:szCs w:val="21"/>
            <w:lang w:val="es-ES"/>
          </w:rPr>
          <w:t>aprendizaje automático</w:t>
        </w:r>
      </w:hyperlink>
      <w:r w:rsidRPr="00A678DB">
        <w:rPr>
          <w:rFonts w:ascii="Arial" w:hAnsi="Arial" w:cs="Arial"/>
          <w:color w:val="EFF3F8"/>
          <w:sz w:val="21"/>
          <w:szCs w:val="21"/>
          <w:lang w:val="es-ES"/>
        </w:rPr>
        <w:t>, </w:t>
      </w:r>
      <w:hyperlink r:id="rId42" w:tgtFrame="_blank" w:history="1">
        <w:r w:rsidRPr="00A678DB">
          <w:rPr>
            <w:rStyle w:val="Hipervnculo"/>
            <w:rFonts w:ascii="Arial" w:hAnsi="Arial" w:cs="Arial"/>
            <w:color w:val="33B1FF"/>
            <w:sz w:val="21"/>
            <w:szCs w:val="21"/>
            <w:lang w:val="es-ES"/>
          </w:rPr>
          <w:t>estadísticas</w:t>
        </w:r>
      </w:hyperlink>
      <w:r w:rsidRPr="00A678DB">
        <w:rPr>
          <w:rFonts w:ascii="Arial" w:hAnsi="Arial" w:cs="Arial"/>
          <w:color w:val="EFF3F8"/>
          <w:sz w:val="21"/>
          <w:szCs w:val="21"/>
          <w:lang w:val="es-ES"/>
        </w:rPr>
        <w:t> y la </w:t>
      </w:r>
      <w:hyperlink r:id="rId43" w:tgtFrame="_blank" w:history="1">
        <w:r w:rsidRPr="00A678DB">
          <w:rPr>
            <w:rStyle w:val="Hipervnculo"/>
            <w:rFonts w:ascii="Arial" w:hAnsi="Arial" w:cs="Arial"/>
            <w:color w:val="33B1FF"/>
            <w:sz w:val="21"/>
            <w:szCs w:val="21"/>
            <w:lang w:val="es-ES"/>
          </w:rPr>
          <w:t>lingüística computacional</w:t>
        </w:r>
      </w:hyperlink>
      <w:r w:rsidRPr="00A678DB">
        <w:rPr>
          <w:rFonts w:ascii="Arial" w:hAnsi="Arial" w:cs="Arial"/>
          <w:color w:val="EFF3F8"/>
          <w:sz w:val="21"/>
          <w:szCs w:val="21"/>
          <w:lang w:val="es-ES"/>
        </w:rPr>
        <w:t>. Como la mayor parte de la información (más de un 80%) se encuentra actualmente almacenada como texto, se cree que la minería de textos tiene un gran valor comercial.</w:t>
      </w:r>
    </w:p>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t>Por ejemplo: Twitter, tiene su base de negocio en la exploración de los mensajes.</w:t>
      </w:r>
    </w:p>
    <w:p w:rsidR="00A678DB" w:rsidRDefault="00A678DB" w:rsidP="00A678DB">
      <w:pPr>
        <w:rPr>
          <w:lang w:val="es-ES"/>
        </w:rPr>
      </w:pPr>
    </w:p>
    <w:p w:rsidR="00A678DB" w:rsidRDefault="00A678DB" w:rsidP="00A678DB">
      <w:pPr>
        <w:rPr>
          <w:lang w:val="es-ES"/>
        </w:rPr>
      </w:pPr>
      <w:r>
        <w:rPr>
          <w:noProof/>
          <w:lang w:val="en-US"/>
        </w:rPr>
        <w:drawing>
          <wp:inline distT="0" distB="0" distL="0" distR="0" wp14:anchorId="19F69CEB" wp14:editId="7148C70D">
            <wp:extent cx="4231168" cy="2717140"/>
            <wp:effectExtent l="19050" t="19050" r="17145" b="266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9948" cy="2722778"/>
                    </a:xfrm>
                    <a:prstGeom prst="rect">
                      <a:avLst/>
                    </a:prstGeom>
                    <a:ln>
                      <a:solidFill>
                        <a:schemeClr val="tx1"/>
                      </a:solidFill>
                    </a:ln>
                  </pic:spPr>
                </pic:pic>
              </a:graphicData>
            </a:graphic>
          </wp:inline>
        </w:drawing>
      </w:r>
    </w:p>
    <w:p w:rsidR="00A678DB" w:rsidRPr="00A678DB" w:rsidRDefault="00A678DB" w:rsidP="00A678DB">
      <w:pPr>
        <w:pStyle w:val="Ttulo2"/>
        <w:shd w:val="clear" w:color="auto" w:fill="121F3D"/>
        <w:spacing w:before="0"/>
        <w:rPr>
          <w:rFonts w:ascii="Arial" w:hAnsi="Arial" w:cs="Arial"/>
          <w:color w:val="EFF3F8"/>
          <w:lang w:val="es-ES"/>
        </w:rPr>
      </w:pPr>
      <w:r>
        <w:rPr>
          <w:rFonts w:ascii="Arial" w:hAnsi="Arial" w:cs="Arial"/>
          <w:color w:val="EFF3F8"/>
        </w:rPr>
        <w:t>Variación de comportamientos a partir de la geolocalización</w:t>
      </w:r>
    </w:p>
    <w:p w:rsidR="00A678DB" w:rsidRDefault="00A678DB" w:rsidP="00A678DB">
      <w:pPr>
        <w:rPr>
          <w:lang w:val="es-ES"/>
        </w:rPr>
      </w:pPr>
    </w:p>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t>Relevancia del comportamiento de acuerdo al origen geográfico por país, ciudad, distrito.</w:t>
      </w:r>
    </w:p>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t>En el caso de top offenders se creó un gráfico que compara las quejas vs compras de acuerdo al origen geográfico de las mismas, a nivel de ciudad. Se espera obtener una línea de 45º si el comportamiento de los resultados es normal como se observa en el gráfico.</w:t>
      </w:r>
      <w:r w:rsidRPr="00A678DB">
        <w:rPr>
          <w:rFonts w:ascii="Arial" w:hAnsi="Arial" w:cs="Arial"/>
          <w:color w:val="EFF3F8"/>
          <w:sz w:val="21"/>
          <w:szCs w:val="21"/>
          <w:lang w:val="es-ES"/>
        </w:rPr>
        <w:br/>
      </w:r>
      <w:r>
        <w:rPr>
          <w:rFonts w:ascii="Arial" w:hAnsi="Arial" w:cs="Arial"/>
          <w:noProof/>
          <w:color w:val="EFF3F8"/>
          <w:sz w:val="21"/>
          <w:szCs w:val="21"/>
        </w:rPr>
        <w:drawing>
          <wp:inline distT="0" distB="0" distL="0" distR="0">
            <wp:extent cx="4088294" cy="2984601"/>
            <wp:effectExtent l="0" t="0" r="7620" b="6350"/>
            <wp:docPr id="27" name="Imagen 27" descr="Captura de Pantalla 2020-11-22 a la(s) 18.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 de Pantalla 2020-11-22 a la(s) 18.32.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9301" cy="2992637"/>
                    </a:xfrm>
                    <a:prstGeom prst="rect">
                      <a:avLst/>
                    </a:prstGeom>
                    <a:noFill/>
                    <a:ln>
                      <a:noFill/>
                    </a:ln>
                  </pic:spPr>
                </pic:pic>
              </a:graphicData>
            </a:graphic>
          </wp:inline>
        </w:drawing>
      </w:r>
    </w:p>
    <w:p w:rsid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sidRPr="00A678DB">
        <w:rPr>
          <w:rFonts w:ascii="Arial" w:hAnsi="Arial" w:cs="Arial"/>
          <w:color w:val="EFF3F8"/>
          <w:sz w:val="21"/>
          <w:szCs w:val="21"/>
          <w:lang w:val="es-ES"/>
        </w:rPr>
        <w:t>Aquellas ciudades que se alejen de la línea son aquellas que tienen más top offenders de lo normal. Las ciudades con más top offenders son Puebla, Querétaro, Toluca; esto se define al observar que las ciudades se encuentran más alejadas del eje normal y más cercanas al eje de las quejas.</w:t>
      </w:r>
    </w:p>
    <w:p w:rsid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p>
    <w:p w:rsidR="00A678DB" w:rsidRPr="00A678DB" w:rsidRDefault="00A678DB" w:rsidP="00A678DB">
      <w:pPr>
        <w:pStyle w:val="Ttulo2"/>
        <w:shd w:val="clear" w:color="auto" w:fill="121F3D"/>
        <w:spacing w:before="0"/>
        <w:rPr>
          <w:rFonts w:ascii="Arial" w:hAnsi="Arial" w:cs="Arial"/>
          <w:color w:val="EFF3F8"/>
          <w:lang w:val="es-ES"/>
        </w:rPr>
      </w:pPr>
      <w:r>
        <w:rPr>
          <w:rFonts w:ascii="Arial" w:hAnsi="Arial" w:cs="Arial"/>
          <w:color w:val="EFF3F8"/>
        </w:rPr>
        <w:lastRenderedPageBreak/>
        <w:t>Acciones, algoritmos y toma de decisiones según los resultados del análisis</w:t>
      </w:r>
    </w:p>
    <w:p w:rsidR="00A678DB" w:rsidRPr="00A678DB" w:rsidRDefault="00A678DB" w:rsidP="00A678DB">
      <w:pPr>
        <w:pStyle w:val="NormalWeb"/>
        <w:shd w:val="clear" w:color="auto" w:fill="24385B"/>
        <w:spacing w:before="0" w:beforeAutospacing="0" w:after="0" w:afterAutospacing="0"/>
        <w:rPr>
          <w:rFonts w:ascii="Arial" w:hAnsi="Arial" w:cs="Arial"/>
          <w:color w:val="EFF3F8"/>
          <w:sz w:val="21"/>
          <w:szCs w:val="21"/>
          <w:lang w:val="es-ES"/>
        </w:rPr>
      </w:pPr>
      <w:r>
        <w:rPr>
          <w:noProof/>
        </w:rPr>
        <w:drawing>
          <wp:inline distT="0" distB="0" distL="0" distR="0">
            <wp:extent cx="3899001" cy="2938962"/>
            <wp:effectExtent l="0" t="0" r="6350" b="0"/>
            <wp:docPr id="28" name="Imagen 28" descr="Cursor_y_Acciones__algoritmos_y_toma_de_decisiones_según_los_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rsor_y_Acciones__algoritmos_y_toma_de_decisiones_según_los_resultado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839" cy="2952408"/>
                    </a:xfrm>
                    <a:prstGeom prst="rect">
                      <a:avLst/>
                    </a:prstGeom>
                    <a:noFill/>
                    <a:ln>
                      <a:noFill/>
                    </a:ln>
                  </pic:spPr>
                </pic:pic>
              </a:graphicData>
            </a:graphic>
          </wp:inline>
        </w:drawing>
      </w:r>
    </w:p>
    <w:p w:rsidR="00CC5900" w:rsidRPr="00CC5900" w:rsidRDefault="00CC5900" w:rsidP="00CC5900">
      <w:pPr>
        <w:pStyle w:val="NormalWeb"/>
        <w:shd w:val="clear" w:color="auto" w:fill="24385B"/>
        <w:spacing w:before="0" w:beforeAutospacing="0" w:after="0" w:afterAutospacing="0"/>
        <w:rPr>
          <w:rFonts w:ascii="Arial" w:hAnsi="Arial" w:cs="Arial"/>
          <w:color w:val="EFF3F8"/>
          <w:sz w:val="21"/>
          <w:szCs w:val="21"/>
          <w:lang w:val="es-ES"/>
        </w:rPr>
      </w:pPr>
      <w:r w:rsidRPr="00CC5900">
        <w:rPr>
          <w:rFonts w:ascii="Arial" w:hAnsi="Arial" w:cs="Arial"/>
          <w:color w:val="EFF3F8"/>
          <w:sz w:val="21"/>
          <w:szCs w:val="21"/>
          <w:lang w:val="es-ES"/>
        </w:rPr>
        <w:t>ALGORITMOS USADOS:</w:t>
      </w:r>
      <w:r w:rsidRPr="00CC5900">
        <w:rPr>
          <w:rFonts w:ascii="Arial" w:hAnsi="Arial" w:cs="Arial"/>
          <w:color w:val="EFF3F8"/>
          <w:sz w:val="21"/>
          <w:szCs w:val="21"/>
          <w:lang w:val="es-ES"/>
        </w:rPr>
        <w:br/>
        <w:t>a)Minería de texto: es el analisis de las palabras</w:t>
      </w:r>
      <w:r w:rsidRPr="00CC5900">
        <w:rPr>
          <w:rFonts w:ascii="Arial" w:hAnsi="Arial" w:cs="Arial"/>
          <w:color w:val="EFF3F8"/>
          <w:sz w:val="21"/>
          <w:szCs w:val="21"/>
          <w:lang w:val="es-ES"/>
        </w:rPr>
        <w:br/>
        <w:t>b)Encontrar correlaciones y patrones de comportamiento: por ejemplo aprender si los usuarios que mas compran son los que mas se quejan, y porque lo hacen, etc.</w:t>
      </w:r>
      <w:r w:rsidRPr="00CC5900">
        <w:rPr>
          <w:rFonts w:ascii="Arial" w:hAnsi="Arial" w:cs="Arial"/>
          <w:color w:val="EFF3F8"/>
          <w:sz w:val="21"/>
          <w:szCs w:val="21"/>
          <w:lang w:val="es-ES"/>
        </w:rPr>
        <w:br/>
        <w:t>c)Arboles de decisiones: Nos ayudan a la toma de decisiones, partiendo de una hipótesis A o una hipótesis B y nos iremos acercando con teoría de juegos para predecir cual es la mejor estrategia.</w:t>
      </w:r>
      <w:r w:rsidRPr="00CC5900">
        <w:rPr>
          <w:rFonts w:ascii="Arial" w:hAnsi="Arial" w:cs="Arial"/>
          <w:color w:val="EFF3F8"/>
          <w:sz w:val="21"/>
          <w:szCs w:val="21"/>
          <w:lang w:val="es-ES"/>
        </w:rPr>
        <w:br/>
        <w:t>d)Validación con bayesianos: la estadística bayesiana es muy útil para identificar patrones que se comportan de maneja conjunta. Por ej. cual es la probabilidad que si yo aviso a un usuario de que es un top offender, reincida o lo entienda y deje de comportarse asi</w:t>
      </w:r>
      <w:r w:rsidRPr="00CC5900">
        <w:rPr>
          <w:rFonts w:ascii="Arial" w:hAnsi="Arial" w:cs="Arial"/>
          <w:color w:val="EFF3F8"/>
          <w:sz w:val="21"/>
          <w:szCs w:val="21"/>
          <w:lang w:val="es-ES"/>
        </w:rPr>
        <w:br/>
        <w:t>e)Cadenas de Montecarlo: Son probabilidades concatenadas, conjuntas. Por ej. si un mes fue top offender, el mes siguiente lo va a ser? Ya no lo sera?. Son estudios que se hacen después de nuestro análisis, son métodos de validación. Es ver como impacto el modelo.</w:t>
      </w:r>
    </w:p>
    <w:p w:rsidR="00CC5900" w:rsidRPr="00CC5900" w:rsidRDefault="00CC5900" w:rsidP="00CC5900">
      <w:pPr>
        <w:pStyle w:val="NormalWeb"/>
        <w:shd w:val="clear" w:color="auto" w:fill="24385B"/>
        <w:spacing w:before="0" w:beforeAutospacing="0" w:after="0" w:afterAutospacing="0"/>
        <w:rPr>
          <w:rFonts w:ascii="Arial" w:hAnsi="Arial" w:cs="Arial"/>
          <w:color w:val="EFF3F8"/>
          <w:sz w:val="21"/>
          <w:szCs w:val="21"/>
          <w:lang w:val="es-ES"/>
        </w:rPr>
      </w:pPr>
      <w:r w:rsidRPr="00CC5900">
        <w:rPr>
          <w:rFonts w:ascii="Arial" w:hAnsi="Arial" w:cs="Arial"/>
          <w:color w:val="EFF3F8"/>
          <w:sz w:val="21"/>
          <w:szCs w:val="21"/>
          <w:lang w:val="es-ES"/>
        </w:rPr>
        <w:t>ACCIONES:</w:t>
      </w:r>
      <w:r w:rsidRPr="00CC5900">
        <w:rPr>
          <w:rFonts w:ascii="Arial" w:hAnsi="Arial" w:cs="Arial"/>
          <w:color w:val="EFF3F8"/>
          <w:sz w:val="21"/>
          <w:szCs w:val="21"/>
          <w:lang w:val="es-ES"/>
        </w:rPr>
        <w:br/>
        <w:t>a)Taggear, identificar a los top offenders: saber quienes son y taggearlos, para saber si ya reincidió una vez, si darle beneficios o no.</w:t>
      </w:r>
      <w:r w:rsidRPr="00CC5900">
        <w:rPr>
          <w:rFonts w:ascii="Arial" w:hAnsi="Arial" w:cs="Arial"/>
          <w:color w:val="EFF3F8"/>
          <w:sz w:val="21"/>
          <w:szCs w:val="21"/>
          <w:lang w:val="es-ES"/>
        </w:rPr>
        <w:br/>
        <w:t>b)Advertirlos.</w:t>
      </w:r>
      <w:r w:rsidRPr="00CC5900">
        <w:rPr>
          <w:rFonts w:ascii="Arial" w:hAnsi="Arial" w:cs="Arial"/>
          <w:color w:val="EFF3F8"/>
          <w:sz w:val="21"/>
          <w:szCs w:val="21"/>
          <w:lang w:val="es-ES"/>
        </w:rPr>
        <w:br/>
        <w:t>c)Llamar usuarios: en los mejores clientes, es mejor llamarlos y se obtiene un trato personalizado.</w:t>
      </w:r>
      <w:r w:rsidRPr="00CC5900">
        <w:rPr>
          <w:rFonts w:ascii="Arial" w:hAnsi="Arial" w:cs="Arial"/>
          <w:color w:val="EFF3F8"/>
          <w:sz w:val="21"/>
          <w:szCs w:val="21"/>
          <w:lang w:val="es-ES"/>
        </w:rPr>
        <w:br/>
        <w:t>d)Bloquear usuarios: es en casos extremos.</w:t>
      </w:r>
      <w:r w:rsidRPr="00CC5900">
        <w:rPr>
          <w:rFonts w:ascii="Arial" w:hAnsi="Arial" w:cs="Arial"/>
          <w:color w:val="EFF3F8"/>
          <w:sz w:val="21"/>
          <w:szCs w:val="21"/>
          <w:lang w:val="es-ES"/>
        </w:rPr>
        <w:br/>
        <w:t>e)Validación con A/B test: donde la A puede ser una llamada, y la B puede ser mandarles un mensaje y ver el comportamiento de cada uno para ver cual funciono mejor.</w:t>
      </w:r>
    </w:p>
    <w:p w:rsidR="00A678DB" w:rsidRDefault="00A678DB"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Default="0056618F" w:rsidP="00A678DB">
      <w:pPr>
        <w:rPr>
          <w:lang w:val="es-ES"/>
        </w:rPr>
      </w:pPr>
    </w:p>
    <w:p w:rsidR="0056618F" w:rsidRPr="0056618F" w:rsidRDefault="0056618F" w:rsidP="0056618F">
      <w:pPr>
        <w:shd w:val="clear" w:color="auto" w:fill="121F3D"/>
        <w:spacing w:after="0" w:line="240" w:lineRule="auto"/>
        <w:rPr>
          <w:rFonts w:ascii="Arial" w:eastAsia="Times New Roman" w:hAnsi="Arial" w:cs="Arial"/>
          <w:color w:val="EFF3F8"/>
          <w:sz w:val="24"/>
          <w:szCs w:val="24"/>
          <w:lang w:val="es-ES"/>
        </w:rPr>
      </w:pPr>
      <w:r>
        <w:rPr>
          <w:rFonts w:ascii="Arial" w:eastAsia="Times New Roman" w:hAnsi="Arial" w:cs="Arial"/>
          <w:color w:val="EFF3F8"/>
          <w:sz w:val="24"/>
          <w:szCs w:val="24"/>
          <w:lang w:val="es-ES"/>
        </w:rPr>
        <w:lastRenderedPageBreak/>
        <w:t xml:space="preserve">1. </w:t>
      </w:r>
      <w:r w:rsidRPr="0056618F">
        <w:rPr>
          <w:rFonts w:ascii="Arial" w:eastAsia="Times New Roman" w:hAnsi="Arial" w:cs="Arial"/>
          <w:color w:val="EFF3F8"/>
          <w:sz w:val="24"/>
          <w:szCs w:val="24"/>
          <w:lang w:val="es-ES"/>
        </w:rPr>
        <w:t>Solo podemos analizar información numérica, ya que es la única que nos permite hacer operaciones y tener métricas. Esta afirmación 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Falsa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2.¿Qué tipo de información podemos analizar?</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Todas las respuestas son correctas.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3. Tu empresa quiere convertirse en data-driven, ¿cuál de los siguientes pasos se debe llevar a cabo primero?</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highlight w:val="red"/>
          <w:lang w:val="es-ES"/>
        </w:rPr>
        <w:t>Pensar en la información relevante.</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4. ¿Cuál es una de las particularidades y usos más importantes del machine learning?</w:t>
      </w:r>
    </w:p>
    <w:p w:rsidR="0056618F" w:rsidRPr="0056618F" w:rsidRDefault="0056618F" w:rsidP="0056618F">
      <w:pPr>
        <w:shd w:val="clear" w:color="auto" w:fill="121F3D"/>
        <w:spacing w:after="0" w:line="240" w:lineRule="auto"/>
        <w:rPr>
          <w:rFonts w:ascii="Arial" w:eastAsia="Times New Roman" w:hAnsi="Arial" w:cs="Arial"/>
          <w:color w:val="8DA2C0"/>
          <w:sz w:val="24"/>
          <w:szCs w:val="24"/>
          <w:lang w:val="es-ES"/>
        </w:rPr>
      </w:pPr>
      <w:r w:rsidRPr="0056618F">
        <w:rPr>
          <w:rFonts w:ascii="Arial" w:eastAsia="Times New Roman" w:hAnsi="Arial" w:cs="Arial"/>
          <w:color w:val="FFFFFF" w:themeColor="background1"/>
          <w:sz w:val="24"/>
          <w:szCs w:val="24"/>
          <w:lang w:val="es-ES"/>
        </w:rPr>
        <w:t>Se mejora y perfecciona constantemente según las nuevas realidades y situaciones de la industria.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5. ¿En qué proyectos podemos implementar deep learning?</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Todas las respuestas son correctas.</w:t>
      </w:r>
    </w:p>
    <w:p w:rsidR="0056618F" w:rsidRPr="0056618F" w:rsidRDefault="0056618F" w:rsidP="0056618F">
      <w:pPr>
        <w:shd w:val="clear" w:color="auto" w:fill="121F3D"/>
        <w:spacing w:after="0" w:line="240" w:lineRule="auto"/>
        <w:rPr>
          <w:rFonts w:ascii="Arial" w:eastAsia="Times New Roman" w:hAnsi="Arial" w:cs="Arial"/>
          <w:color w:val="EFF3F8"/>
          <w:sz w:val="24"/>
          <w:szCs w:val="24"/>
          <w:lang w:val="es-ES"/>
        </w:rPr>
      </w:pPr>
      <w:r w:rsidRPr="0056618F">
        <w:rPr>
          <w:rFonts w:ascii="Arial" w:eastAsia="Times New Roman" w:hAnsi="Arial" w:cs="Arial"/>
          <w:color w:val="FFFFFF" w:themeColor="background1"/>
          <w:sz w:val="24"/>
          <w:szCs w:val="24"/>
          <w:lang w:val="es-ES"/>
        </w:rPr>
        <w:t>6.¿</w:t>
      </w:r>
      <w:r w:rsidRPr="0056618F">
        <w:rPr>
          <w:rFonts w:ascii="Arial" w:eastAsia="Times New Roman" w:hAnsi="Arial" w:cs="Arial"/>
          <w:color w:val="EFF3F8"/>
          <w:sz w:val="24"/>
          <w:szCs w:val="24"/>
          <w:lang w:val="es-ES"/>
        </w:rPr>
        <w:t>Qué lenguajes o programas debes aprender inicialmente como data scientist?</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highlight w:val="red"/>
          <w:lang w:val="es-ES"/>
        </w:rPr>
        <w:t>Lenguajes de programación como R y Python.</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7.El primer lenguaje o programa que voy a usar cuando tenga una base de datos y quiera simplificarla 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Un lenguajes de consulta a bases de datos como SQL.</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8.Pandas y NumPy pertenecen 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Python</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9.ggplot2 y dplyr pertenecen 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R</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10.</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¿Cuándo usamos la expresión GROUP BY de SQL?</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highlight w:val="red"/>
          <w:lang w:val="es-ES"/>
        </w:rPr>
        <w:t>Siempre que una variable dentro de SELECT sí esté agrupada.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11.¿Cuál de las siguientes consultas en SQL nos permite encontrar CUÁNTAS ventas se hicieron en febrero?</w:t>
      </w:r>
    </w:p>
    <w:p w:rsidR="0056618F" w:rsidRPr="0056618F" w:rsidRDefault="0056618F" w:rsidP="0056618F">
      <w:pPr>
        <w:shd w:val="clear" w:color="auto" w:fill="0C16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rPr>
      </w:pPr>
      <w:r w:rsidRPr="0056618F">
        <w:rPr>
          <w:rFonts w:ascii="Arial" w:eastAsia="Times New Roman" w:hAnsi="Arial" w:cs="Arial"/>
          <w:b/>
          <w:bCs/>
          <w:color w:val="F92672"/>
          <w:sz w:val="21"/>
          <w:szCs w:val="21"/>
          <w:lang w:val="en-US"/>
        </w:rPr>
        <w:t>SELECT</w:t>
      </w:r>
      <w:r w:rsidRPr="0056618F">
        <w:rPr>
          <w:rFonts w:ascii="Courier New" w:eastAsia="Times New Roman" w:hAnsi="Courier New" w:cs="Courier New"/>
          <w:color w:val="FFFFFF"/>
          <w:sz w:val="21"/>
          <w:szCs w:val="21"/>
          <w:lang w:val="en-US"/>
        </w:rPr>
        <w:t> </w:t>
      </w:r>
      <w:r w:rsidRPr="0056618F">
        <w:rPr>
          <w:rFonts w:ascii="Arial" w:eastAsia="Times New Roman" w:hAnsi="Arial" w:cs="Arial"/>
          <w:b/>
          <w:bCs/>
          <w:color w:val="F92672"/>
          <w:sz w:val="21"/>
          <w:szCs w:val="21"/>
          <w:lang w:val="en-US"/>
        </w:rPr>
        <w:t>COUNT</w:t>
      </w:r>
      <w:r w:rsidRPr="0056618F">
        <w:rPr>
          <w:rFonts w:ascii="Courier New" w:eastAsia="Times New Roman" w:hAnsi="Courier New" w:cs="Courier New"/>
          <w:color w:val="FFFFFF"/>
          <w:sz w:val="21"/>
          <w:szCs w:val="21"/>
          <w:lang w:val="en-US"/>
        </w:rPr>
        <w:t> (</w:t>
      </w:r>
      <w:r w:rsidRPr="0056618F">
        <w:rPr>
          <w:rFonts w:ascii="Arial" w:eastAsia="Times New Roman" w:hAnsi="Arial" w:cs="Arial"/>
          <w:b/>
          <w:bCs/>
          <w:color w:val="F92672"/>
          <w:sz w:val="21"/>
          <w:szCs w:val="21"/>
          <w:lang w:val="en-US"/>
        </w:rPr>
        <w:t>DISTINCT</w:t>
      </w:r>
      <w:r w:rsidRPr="0056618F">
        <w:rPr>
          <w:rFonts w:ascii="Courier New" w:eastAsia="Times New Roman" w:hAnsi="Courier New" w:cs="Courier New"/>
          <w:color w:val="FFFFFF"/>
          <w:sz w:val="21"/>
          <w:szCs w:val="21"/>
          <w:lang w:val="en-US"/>
        </w:rPr>
        <w:t> </w:t>
      </w:r>
      <w:r w:rsidRPr="0056618F">
        <w:rPr>
          <w:rFonts w:ascii="Arial" w:eastAsia="Times New Roman" w:hAnsi="Arial" w:cs="Arial"/>
          <w:b/>
          <w:bCs/>
          <w:color w:val="F92672"/>
          <w:sz w:val="21"/>
          <w:szCs w:val="21"/>
          <w:lang w:val="en-US"/>
        </w:rPr>
        <w:t>id</w:t>
      </w:r>
      <w:r w:rsidRPr="0056618F">
        <w:rPr>
          <w:rFonts w:ascii="Courier New" w:eastAsia="Times New Roman" w:hAnsi="Courier New" w:cs="Courier New"/>
          <w:color w:val="FFFFFF"/>
          <w:sz w:val="21"/>
          <w:szCs w:val="21"/>
          <w:lang w:val="en-US"/>
        </w:rPr>
        <w:t>) </w:t>
      </w:r>
      <w:r w:rsidRPr="0056618F">
        <w:rPr>
          <w:rFonts w:ascii="Arial" w:eastAsia="Times New Roman" w:hAnsi="Arial" w:cs="Arial"/>
          <w:b/>
          <w:bCs/>
          <w:color w:val="F92672"/>
          <w:sz w:val="21"/>
          <w:szCs w:val="21"/>
          <w:lang w:val="en-US"/>
        </w:rPr>
        <w:t>FROM</w:t>
      </w:r>
      <w:r w:rsidRPr="0056618F">
        <w:rPr>
          <w:rFonts w:ascii="Courier New" w:eastAsia="Times New Roman" w:hAnsi="Courier New" w:cs="Courier New"/>
          <w:color w:val="FFFFFF"/>
          <w:sz w:val="21"/>
          <w:szCs w:val="21"/>
          <w:lang w:val="en-US"/>
        </w:rPr>
        <w:t> VENTAS WHEREmonth = </w:t>
      </w:r>
      <w:r w:rsidRPr="0056618F">
        <w:rPr>
          <w:rFonts w:ascii="Arial" w:eastAsia="Times New Roman" w:hAnsi="Arial" w:cs="Arial"/>
          <w:color w:val="FFFFFF"/>
          <w:sz w:val="21"/>
          <w:szCs w:val="21"/>
          <w:lang w:val="en-US"/>
        </w:rPr>
        <w:t>2</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12.</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¿Cuál de las siguientes consultas en SQL nos permite encontrar QUÉ CLIENTES únicos hicieron una compra en el año 2020?</w:t>
      </w:r>
    </w:p>
    <w:p w:rsidR="0056618F" w:rsidRPr="0056618F" w:rsidRDefault="0056618F" w:rsidP="0056618F">
      <w:pPr>
        <w:shd w:val="clear" w:color="auto" w:fill="0C16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rPr>
      </w:pPr>
      <w:r w:rsidRPr="0056618F">
        <w:rPr>
          <w:rFonts w:ascii="Arial" w:eastAsia="Times New Roman" w:hAnsi="Arial" w:cs="Arial"/>
          <w:b/>
          <w:bCs/>
          <w:color w:val="F92672"/>
          <w:sz w:val="21"/>
          <w:szCs w:val="21"/>
          <w:lang w:val="en-US"/>
        </w:rPr>
        <w:t>SELECT</w:t>
      </w:r>
      <w:r w:rsidRPr="0056618F">
        <w:rPr>
          <w:rFonts w:ascii="Courier New" w:eastAsia="Times New Roman" w:hAnsi="Courier New" w:cs="Courier New"/>
          <w:color w:val="FFFFFF"/>
          <w:sz w:val="21"/>
          <w:szCs w:val="21"/>
          <w:lang w:val="en-US"/>
        </w:rPr>
        <w:t> (</w:t>
      </w:r>
      <w:r w:rsidRPr="0056618F">
        <w:rPr>
          <w:rFonts w:ascii="Arial" w:eastAsia="Times New Roman" w:hAnsi="Arial" w:cs="Arial"/>
          <w:b/>
          <w:bCs/>
          <w:color w:val="F92672"/>
          <w:sz w:val="21"/>
          <w:szCs w:val="21"/>
          <w:lang w:val="en-US"/>
        </w:rPr>
        <w:t>DISTINCT</w:t>
      </w:r>
      <w:r w:rsidRPr="0056618F">
        <w:rPr>
          <w:rFonts w:ascii="Courier New" w:eastAsia="Times New Roman" w:hAnsi="Courier New" w:cs="Courier New"/>
          <w:color w:val="FFFFFF"/>
          <w:sz w:val="21"/>
          <w:szCs w:val="21"/>
          <w:lang w:val="en-US"/>
        </w:rPr>
        <w:t> client_id) </w:t>
      </w:r>
      <w:r w:rsidRPr="0056618F">
        <w:rPr>
          <w:rFonts w:ascii="Arial" w:eastAsia="Times New Roman" w:hAnsi="Arial" w:cs="Arial"/>
          <w:b/>
          <w:bCs/>
          <w:color w:val="F92672"/>
          <w:sz w:val="21"/>
          <w:szCs w:val="21"/>
          <w:lang w:val="en-US"/>
        </w:rPr>
        <w:t>FROM</w:t>
      </w:r>
      <w:r w:rsidRPr="0056618F">
        <w:rPr>
          <w:rFonts w:ascii="Courier New" w:eastAsia="Times New Roman" w:hAnsi="Courier New" w:cs="Courier New"/>
          <w:color w:val="FFFFFF"/>
          <w:sz w:val="21"/>
          <w:szCs w:val="21"/>
          <w:lang w:val="en-US"/>
        </w:rPr>
        <w:t> VENTAS </w:t>
      </w:r>
      <w:r w:rsidRPr="0056618F">
        <w:rPr>
          <w:rFonts w:ascii="Arial" w:eastAsia="Times New Roman" w:hAnsi="Arial" w:cs="Arial"/>
          <w:b/>
          <w:bCs/>
          <w:color w:val="F92672"/>
          <w:sz w:val="21"/>
          <w:szCs w:val="21"/>
          <w:lang w:val="en-US"/>
        </w:rPr>
        <w:t>WHEREyear</w:t>
      </w:r>
      <w:r w:rsidRPr="0056618F">
        <w:rPr>
          <w:rFonts w:ascii="Courier New" w:eastAsia="Times New Roman" w:hAnsi="Courier New" w:cs="Courier New"/>
          <w:color w:val="FFFFFF"/>
          <w:sz w:val="21"/>
          <w:szCs w:val="21"/>
          <w:lang w:val="en-US"/>
        </w:rPr>
        <w:t> = </w:t>
      </w:r>
      <w:r w:rsidRPr="0056618F">
        <w:rPr>
          <w:rFonts w:ascii="Arial" w:eastAsia="Times New Roman" w:hAnsi="Arial" w:cs="Arial"/>
          <w:color w:val="FFFFFF"/>
          <w:sz w:val="21"/>
          <w:szCs w:val="21"/>
          <w:lang w:val="en-US"/>
        </w:rPr>
        <w:t>2020</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13.</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Las técnicas de storytelling nos permiten:</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Estructurar nuestros análisis de una manera más eficiente.</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14.</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Un caso de negocio tiene que partir de una hipótesis. Esta afirmación 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Verdadera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15.</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¿Cuál es la estructura de un análisis de caída de ventas de un mes?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Qué: las ventas cayeron de manera anómala. Por qué: explorar variables que expliquen el resultado. Cómo: encontrar efectos cíclicos y cambios en nuestras variables explicativas.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16.</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¿Cuál de los siguientes es un ejemplo de análisis cuantitativo?</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Identificar las ventas que se hicieron por establecimiento.</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17.</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¿Qué tipo de dato nos permite analizar información cualitativa?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Texto</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18.</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Fusionar información cuantitativa y cualitativa nos ayuda a interpretar características categóricas de usuarios, operaciones y conjuntos de datos. Esta afirmación 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Verdadera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19.</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¿Cuál de estas compañías crees que use más minería de texto para sus análisis?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Twitter</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20.</w:t>
      </w:r>
      <w:r>
        <w:rPr>
          <w:rFonts w:ascii="Arial" w:eastAsia="Times New Roman" w:hAnsi="Arial" w:cs="Arial"/>
          <w:color w:val="FFFFFF" w:themeColor="background1"/>
          <w:sz w:val="24"/>
          <w:szCs w:val="24"/>
          <w:lang w:val="es-ES"/>
        </w:rPr>
        <w:t xml:space="preserve"> </w:t>
      </w:r>
      <w:r w:rsidRPr="0056618F">
        <w:rPr>
          <w:rFonts w:ascii="Arial" w:eastAsia="Times New Roman" w:hAnsi="Arial" w:cs="Arial"/>
          <w:color w:val="FFFFFF" w:themeColor="background1"/>
          <w:sz w:val="24"/>
          <w:szCs w:val="24"/>
          <w:lang w:val="es-ES"/>
        </w:rPr>
        <w:t>Crear análisis con un nivel geográfico de alta agregación (países, continentes) puede incurrir en conclusiones sesgadas o erróneas. Esta afirmación es: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Verdadera</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21.</w:t>
      </w:r>
      <w:r>
        <w:rPr>
          <w:rFonts w:ascii="Arial" w:eastAsia="Times New Roman" w:hAnsi="Arial" w:cs="Arial"/>
          <w:color w:val="FFFFFF" w:themeColor="background1"/>
          <w:sz w:val="24"/>
          <w:szCs w:val="24"/>
          <w:lang w:val="es-ES"/>
        </w:rPr>
        <w:t xml:space="preserve"> </w:t>
      </w:r>
      <w:bookmarkStart w:id="3" w:name="_GoBack"/>
      <w:bookmarkEnd w:id="3"/>
      <w:r w:rsidRPr="0056618F">
        <w:rPr>
          <w:rFonts w:ascii="Arial" w:eastAsia="Times New Roman" w:hAnsi="Arial" w:cs="Arial"/>
          <w:color w:val="FFFFFF" w:themeColor="background1"/>
          <w:sz w:val="24"/>
          <w:szCs w:val="24"/>
          <w:lang w:val="es-ES"/>
        </w:rPr>
        <w:t>¿Qué debes hacer si tu análisis muestra que algunas tiendas de nuestro negocio tienen pérdidas?</w:t>
      </w:r>
    </w:p>
    <w:p w:rsidR="0056618F" w:rsidRPr="0056618F" w:rsidRDefault="0056618F" w:rsidP="0056618F">
      <w:pPr>
        <w:shd w:val="clear" w:color="auto" w:fill="121F3D"/>
        <w:spacing w:after="0" w:line="240" w:lineRule="auto"/>
        <w:rPr>
          <w:rFonts w:ascii="Arial" w:eastAsia="Times New Roman" w:hAnsi="Arial" w:cs="Arial"/>
          <w:color w:val="FFFFFF" w:themeColor="background1"/>
          <w:sz w:val="24"/>
          <w:szCs w:val="24"/>
          <w:lang w:val="es-ES"/>
        </w:rPr>
      </w:pPr>
      <w:r w:rsidRPr="0056618F">
        <w:rPr>
          <w:rFonts w:ascii="Arial" w:eastAsia="Times New Roman" w:hAnsi="Arial" w:cs="Arial"/>
          <w:color w:val="FFFFFF" w:themeColor="background1"/>
          <w:sz w:val="24"/>
          <w:szCs w:val="24"/>
          <w:lang w:val="es-ES"/>
        </w:rPr>
        <w:t>Evaluar los resultados y plantearnos el cierre de algunas sedes.</w:t>
      </w:r>
    </w:p>
    <w:p w:rsidR="0056618F" w:rsidRPr="00A678DB" w:rsidRDefault="0056618F" w:rsidP="00A678DB">
      <w:pPr>
        <w:rPr>
          <w:lang w:val="es-ES"/>
        </w:rPr>
      </w:pPr>
    </w:p>
    <w:sectPr w:rsidR="0056618F" w:rsidRPr="00A678DB" w:rsidSect="000D545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_hewittmedium">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65CB"/>
    <w:multiLevelType w:val="multilevel"/>
    <w:tmpl w:val="F5B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C1265"/>
    <w:multiLevelType w:val="multilevel"/>
    <w:tmpl w:val="C0680B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327A2"/>
    <w:multiLevelType w:val="multilevel"/>
    <w:tmpl w:val="733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D1D"/>
    <w:multiLevelType w:val="multilevel"/>
    <w:tmpl w:val="1700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E7B5B"/>
    <w:multiLevelType w:val="multilevel"/>
    <w:tmpl w:val="5F9E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0595C"/>
    <w:multiLevelType w:val="multilevel"/>
    <w:tmpl w:val="B94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7785B"/>
    <w:multiLevelType w:val="multilevel"/>
    <w:tmpl w:val="32D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A06F3"/>
    <w:multiLevelType w:val="multilevel"/>
    <w:tmpl w:val="727427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F426B"/>
    <w:multiLevelType w:val="multilevel"/>
    <w:tmpl w:val="AF085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02DDD"/>
    <w:multiLevelType w:val="multilevel"/>
    <w:tmpl w:val="8136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A77E74"/>
    <w:multiLevelType w:val="multilevel"/>
    <w:tmpl w:val="0D2839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8E35BA"/>
    <w:multiLevelType w:val="multilevel"/>
    <w:tmpl w:val="B422F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2D0176"/>
    <w:multiLevelType w:val="hybridMultilevel"/>
    <w:tmpl w:val="027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5"/>
  </w:num>
  <w:num w:numId="5">
    <w:abstractNumId w:val="9"/>
  </w:num>
  <w:num w:numId="6">
    <w:abstractNumId w:val="6"/>
  </w:num>
  <w:num w:numId="7">
    <w:abstractNumId w:val="12"/>
  </w:num>
  <w:num w:numId="8">
    <w:abstractNumId w:val="8"/>
  </w:num>
  <w:num w:numId="9">
    <w:abstractNumId w:val="11"/>
  </w:num>
  <w:num w:numId="10">
    <w:abstractNumId w:val="3"/>
  </w:num>
  <w:num w:numId="11">
    <w:abstractNumId w:val="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5E7"/>
    <w:rsid w:val="00053333"/>
    <w:rsid w:val="000A0AF0"/>
    <w:rsid w:val="000D5450"/>
    <w:rsid w:val="003A37BB"/>
    <w:rsid w:val="004D6451"/>
    <w:rsid w:val="0056618F"/>
    <w:rsid w:val="005C1624"/>
    <w:rsid w:val="006929F9"/>
    <w:rsid w:val="0075126A"/>
    <w:rsid w:val="00771790"/>
    <w:rsid w:val="00852716"/>
    <w:rsid w:val="008E6AE7"/>
    <w:rsid w:val="00A678DB"/>
    <w:rsid w:val="00A827F2"/>
    <w:rsid w:val="00A96262"/>
    <w:rsid w:val="00B219BF"/>
    <w:rsid w:val="00B775E7"/>
    <w:rsid w:val="00B93167"/>
    <w:rsid w:val="00BB34C2"/>
    <w:rsid w:val="00BB7908"/>
    <w:rsid w:val="00C10AB4"/>
    <w:rsid w:val="00C31233"/>
    <w:rsid w:val="00CC5900"/>
    <w:rsid w:val="00DA303B"/>
    <w:rsid w:val="00F01553"/>
    <w:rsid w:val="00F93BA0"/>
    <w:rsid w:val="00FE294C"/>
    <w:rsid w:val="00FF3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B049A"/>
  <w15:chartTrackingRefBased/>
  <w15:docId w15:val="{12868577-1B48-4EBA-BEA2-32D2CF07A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paragraph" w:styleId="Ttulo1">
    <w:name w:val="heading 1"/>
    <w:basedOn w:val="Normal"/>
    <w:link w:val="Ttulo1Car"/>
    <w:uiPriority w:val="9"/>
    <w:qFormat/>
    <w:rsid w:val="0005333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next w:val="Normal"/>
    <w:link w:val="Ttulo2Car"/>
    <w:uiPriority w:val="9"/>
    <w:semiHidden/>
    <w:unhideWhenUsed/>
    <w:qFormat/>
    <w:rsid w:val="00F93B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775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B775E7"/>
    <w:rPr>
      <w:b/>
      <w:bCs/>
    </w:rPr>
  </w:style>
  <w:style w:type="character" w:styleId="nfasis">
    <w:name w:val="Emphasis"/>
    <w:basedOn w:val="Fuentedeprrafopredeter"/>
    <w:uiPriority w:val="20"/>
    <w:qFormat/>
    <w:rsid w:val="00B775E7"/>
    <w:rPr>
      <w:i/>
      <w:iCs/>
    </w:rPr>
  </w:style>
  <w:style w:type="character" w:customStyle="1" w:styleId="Ttulo1Car">
    <w:name w:val="Título 1 Car"/>
    <w:basedOn w:val="Fuentedeprrafopredeter"/>
    <w:link w:val="Ttulo1"/>
    <w:uiPriority w:val="9"/>
    <w:rsid w:val="00053333"/>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BB34C2"/>
    <w:rPr>
      <w:color w:val="0000FF"/>
      <w:u w:val="single"/>
    </w:rPr>
  </w:style>
  <w:style w:type="paragraph" w:styleId="Prrafodelista">
    <w:name w:val="List Paragraph"/>
    <w:basedOn w:val="Normal"/>
    <w:uiPriority w:val="34"/>
    <w:qFormat/>
    <w:rsid w:val="00771790"/>
    <w:pPr>
      <w:ind w:left="720"/>
      <w:contextualSpacing/>
    </w:pPr>
  </w:style>
  <w:style w:type="character" w:styleId="CdigoHTML">
    <w:name w:val="HTML Code"/>
    <w:basedOn w:val="Fuentedeprrafopredeter"/>
    <w:uiPriority w:val="99"/>
    <w:semiHidden/>
    <w:unhideWhenUsed/>
    <w:rsid w:val="005C162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93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F93BA0"/>
    <w:rPr>
      <w:rFonts w:ascii="Courier New" w:eastAsia="Times New Roman" w:hAnsi="Courier New" w:cs="Courier New"/>
      <w:sz w:val="20"/>
      <w:szCs w:val="20"/>
    </w:rPr>
  </w:style>
  <w:style w:type="character" w:customStyle="1" w:styleId="hljs-keyword">
    <w:name w:val="hljs-keyword"/>
    <w:basedOn w:val="Fuentedeprrafopredeter"/>
    <w:rsid w:val="00F93BA0"/>
  </w:style>
  <w:style w:type="character" w:customStyle="1" w:styleId="hljs-number">
    <w:name w:val="hljs-number"/>
    <w:basedOn w:val="Fuentedeprrafopredeter"/>
    <w:rsid w:val="00F93BA0"/>
  </w:style>
  <w:style w:type="character" w:customStyle="1" w:styleId="hljs-builtin">
    <w:name w:val="hljs-built_in"/>
    <w:basedOn w:val="Fuentedeprrafopredeter"/>
    <w:rsid w:val="00F93BA0"/>
  </w:style>
  <w:style w:type="character" w:customStyle="1" w:styleId="hljs-string">
    <w:name w:val="hljs-string"/>
    <w:basedOn w:val="Fuentedeprrafopredeter"/>
    <w:rsid w:val="00F93BA0"/>
  </w:style>
  <w:style w:type="character" w:customStyle="1" w:styleId="Ttulo2Car">
    <w:name w:val="Título 2 Car"/>
    <w:basedOn w:val="Fuentedeprrafopredeter"/>
    <w:link w:val="Ttulo2"/>
    <w:uiPriority w:val="9"/>
    <w:semiHidden/>
    <w:rsid w:val="00F93BA0"/>
    <w:rPr>
      <w:rFonts w:asciiTheme="majorHAnsi" w:eastAsiaTheme="majorEastAsia" w:hAnsiTheme="majorHAnsi" w:cstheme="majorBidi"/>
      <w:color w:val="2E74B5" w:themeColor="accent1" w:themeShade="BF"/>
      <w:sz w:val="26"/>
      <w:szCs w:val="26"/>
      <w:lang w:val="es-PE"/>
    </w:rPr>
  </w:style>
  <w:style w:type="character" w:customStyle="1" w:styleId="question-count">
    <w:name w:val="question-count"/>
    <w:basedOn w:val="Fuentedeprrafopredeter"/>
    <w:rsid w:val="00566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0043">
      <w:bodyDiv w:val="1"/>
      <w:marLeft w:val="0"/>
      <w:marRight w:val="0"/>
      <w:marTop w:val="0"/>
      <w:marBottom w:val="0"/>
      <w:divBdr>
        <w:top w:val="none" w:sz="0" w:space="0" w:color="auto"/>
        <w:left w:val="none" w:sz="0" w:space="0" w:color="auto"/>
        <w:bottom w:val="none" w:sz="0" w:space="0" w:color="auto"/>
        <w:right w:val="none" w:sz="0" w:space="0" w:color="auto"/>
      </w:divBdr>
    </w:div>
    <w:div w:id="104155173">
      <w:bodyDiv w:val="1"/>
      <w:marLeft w:val="0"/>
      <w:marRight w:val="0"/>
      <w:marTop w:val="0"/>
      <w:marBottom w:val="0"/>
      <w:divBdr>
        <w:top w:val="none" w:sz="0" w:space="0" w:color="auto"/>
        <w:left w:val="none" w:sz="0" w:space="0" w:color="auto"/>
        <w:bottom w:val="none" w:sz="0" w:space="0" w:color="auto"/>
        <w:right w:val="none" w:sz="0" w:space="0" w:color="auto"/>
      </w:divBdr>
    </w:div>
    <w:div w:id="143816087">
      <w:bodyDiv w:val="1"/>
      <w:marLeft w:val="0"/>
      <w:marRight w:val="0"/>
      <w:marTop w:val="0"/>
      <w:marBottom w:val="0"/>
      <w:divBdr>
        <w:top w:val="none" w:sz="0" w:space="0" w:color="auto"/>
        <w:left w:val="none" w:sz="0" w:space="0" w:color="auto"/>
        <w:bottom w:val="none" w:sz="0" w:space="0" w:color="auto"/>
        <w:right w:val="none" w:sz="0" w:space="0" w:color="auto"/>
      </w:divBdr>
    </w:div>
    <w:div w:id="147719990">
      <w:bodyDiv w:val="1"/>
      <w:marLeft w:val="0"/>
      <w:marRight w:val="0"/>
      <w:marTop w:val="0"/>
      <w:marBottom w:val="0"/>
      <w:divBdr>
        <w:top w:val="none" w:sz="0" w:space="0" w:color="auto"/>
        <w:left w:val="none" w:sz="0" w:space="0" w:color="auto"/>
        <w:bottom w:val="none" w:sz="0" w:space="0" w:color="auto"/>
        <w:right w:val="none" w:sz="0" w:space="0" w:color="auto"/>
      </w:divBdr>
    </w:div>
    <w:div w:id="237251642">
      <w:bodyDiv w:val="1"/>
      <w:marLeft w:val="0"/>
      <w:marRight w:val="0"/>
      <w:marTop w:val="0"/>
      <w:marBottom w:val="0"/>
      <w:divBdr>
        <w:top w:val="none" w:sz="0" w:space="0" w:color="auto"/>
        <w:left w:val="none" w:sz="0" w:space="0" w:color="auto"/>
        <w:bottom w:val="none" w:sz="0" w:space="0" w:color="auto"/>
        <w:right w:val="none" w:sz="0" w:space="0" w:color="auto"/>
      </w:divBdr>
    </w:div>
    <w:div w:id="239095808">
      <w:bodyDiv w:val="1"/>
      <w:marLeft w:val="0"/>
      <w:marRight w:val="0"/>
      <w:marTop w:val="0"/>
      <w:marBottom w:val="0"/>
      <w:divBdr>
        <w:top w:val="none" w:sz="0" w:space="0" w:color="auto"/>
        <w:left w:val="none" w:sz="0" w:space="0" w:color="auto"/>
        <w:bottom w:val="none" w:sz="0" w:space="0" w:color="auto"/>
        <w:right w:val="none" w:sz="0" w:space="0" w:color="auto"/>
      </w:divBdr>
    </w:div>
    <w:div w:id="248928680">
      <w:bodyDiv w:val="1"/>
      <w:marLeft w:val="0"/>
      <w:marRight w:val="0"/>
      <w:marTop w:val="0"/>
      <w:marBottom w:val="0"/>
      <w:divBdr>
        <w:top w:val="none" w:sz="0" w:space="0" w:color="auto"/>
        <w:left w:val="none" w:sz="0" w:space="0" w:color="auto"/>
        <w:bottom w:val="none" w:sz="0" w:space="0" w:color="auto"/>
        <w:right w:val="none" w:sz="0" w:space="0" w:color="auto"/>
      </w:divBdr>
    </w:div>
    <w:div w:id="296105653">
      <w:bodyDiv w:val="1"/>
      <w:marLeft w:val="0"/>
      <w:marRight w:val="0"/>
      <w:marTop w:val="0"/>
      <w:marBottom w:val="0"/>
      <w:divBdr>
        <w:top w:val="none" w:sz="0" w:space="0" w:color="auto"/>
        <w:left w:val="none" w:sz="0" w:space="0" w:color="auto"/>
        <w:bottom w:val="none" w:sz="0" w:space="0" w:color="auto"/>
        <w:right w:val="none" w:sz="0" w:space="0" w:color="auto"/>
      </w:divBdr>
    </w:div>
    <w:div w:id="350495664">
      <w:bodyDiv w:val="1"/>
      <w:marLeft w:val="0"/>
      <w:marRight w:val="0"/>
      <w:marTop w:val="0"/>
      <w:marBottom w:val="0"/>
      <w:divBdr>
        <w:top w:val="none" w:sz="0" w:space="0" w:color="auto"/>
        <w:left w:val="none" w:sz="0" w:space="0" w:color="auto"/>
        <w:bottom w:val="none" w:sz="0" w:space="0" w:color="auto"/>
        <w:right w:val="none" w:sz="0" w:space="0" w:color="auto"/>
      </w:divBdr>
    </w:div>
    <w:div w:id="382221653">
      <w:bodyDiv w:val="1"/>
      <w:marLeft w:val="0"/>
      <w:marRight w:val="0"/>
      <w:marTop w:val="0"/>
      <w:marBottom w:val="0"/>
      <w:divBdr>
        <w:top w:val="none" w:sz="0" w:space="0" w:color="auto"/>
        <w:left w:val="none" w:sz="0" w:space="0" w:color="auto"/>
        <w:bottom w:val="none" w:sz="0" w:space="0" w:color="auto"/>
        <w:right w:val="none" w:sz="0" w:space="0" w:color="auto"/>
      </w:divBdr>
    </w:div>
    <w:div w:id="447817005">
      <w:bodyDiv w:val="1"/>
      <w:marLeft w:val="0"/>
      <w:marRight w:val="0"/>
      <w:marTop w:val="0"/>
      <w:marBottom w:val="0"/>
      <w:divBdr>
        <w:top w:val="none" w:sz="0" w:space="0" w:color="auto"/>
        <w:left w:val="none" w:sz="0" w:space="0" w:color="auto"/>
        <w:bottom w:val="none" w:sz="0" w:space="0" w:color="auto"/>
        <w:right w:val="none" w:sz="0" w:space="0" w:color="auto"/>
      </w:divBdr>
    </w:div>
    <w:div w:id="607587575">
      <w:bodyDiv w:val="1"/>
      <w:marLeft w:val="0"/>
      <w:marRight w:val="0"/>
      <w:marTop w:val="0"/>
      <w:marBottom w:val="0"/>
      <w:divBdr>
        <w:top w:val="none" w:sz="0" w:space="0" w:color="auto"/>
        <w:left w:val="none" w:sz="0" w:space="0" w:color="auto"/>
        <w:bottom w:val="none" w:sz="0" w:space="0" w:color="auto"/>
        <w:right w:val="none" w:sz="0" w:space="0" w:color="auto"/>
      </w:divBdr>
    </w:div>
    <w:div w:id="813836294">
      <w:bodyDiv w:val="1"/>
      <w:marLeft w:val="0"/>
      <w:marRight w:val="0"/>
      <w:marTop w:val="0"/>
      <w:marBottom w:val="0"/>
      <w:divBdr>
        <w:top w:val="none" w:sz="0" w:space="0" w:color="auto"/>
        <w:left w:val="none" w:sz="0" w:space="0" w:color="auto"/>
        <w:bottom w:val="none" w:sz="0" w:space="0" w:color="auto"/>
        <w:right w:val="none" w:sz="0" w:space="0" w:color="auto"/>
      </w:divBdr>
    </w:div>
    <w:div w:id="884416898">
      <w:bodyDiv w:val="1"/>
      <w:marLeft w:val="0"/>
      <w:marRight w:val="0"/>
      <w:marTop w:val="0"/>
      <w:marBottom w:val="0"/>
      <w:divBdr>
        <w:top w:val="none" w:sz="0" w:space="0" w:color="auto"/>
        <w:left w:val="none" w:sz="0" w:space="0" w:color="auto"/>
        <w:bottom w:val="none" w:sz="0" w:space="0" w:color="auto"/>
        <w:right w:val="none" w:sz="0" w:space="0" w:color="auto"/>
      </w:divBdr>
      <w:divsChild>
        <w:div w:id="1153715914">
          <w:marLeft w:val="0"/>
          <w:marRight w:val="0"/>
          <w:marTop w:val="0"/>
          <w:marBottom w:val="0"/>
          <w:divBdr>
            <w:top w:val="none" w:sz="0" w:space="0" w:color="auto"/>
            <w:left w:val="none" w:sz="0" w:space="0" w:color="auto"/>
            <w:bottom w:val="single" w:sz="6" w:space="18" w:color="24385B"/>
            <w:right w:val="none" w:sz="0" w:space="0" w:color="auto"/>
          </w:divBdr>
          <w:divsChild>
            <w:div w:id="1776973767">
              <w:marLeft w:val="0"/>
              <w:marRight w:val="0"/>
              <w:marTop w:val="0"/>
              <w:marBottom w:val="0"/>
              <w:divBdr>
                <w:top w:val="none" w:sz="0" w:space="0" w:color="auto"/>
                <w:left w:val="none" w:sz="0" w:space="0" w:color="auto"/>
                <w:bottom w:val="none" w:sz="0" w:space="0" w:color="auto"/>
                <w:right w:val="none" w:sz="0" w:space="0" w:color="auto"/>
              </w:divBdr>
            </w:div>
            <w:div w:id="918952667">
              <w:marLeft w:val="0"/>
              <w:marRight w:val="0"/>
              <w:marTop w:val="0"/>
              <w:marBottom w:val="0"/>
              <w:divBdr>
                <w:top w:val="none" w:sz="0" w:space="0" w:color="auto"/>
                <w:left w:val="none" w:sz="0" w:space="0" w:color="auto"/>
                <w:bottom w:val="none" w:sz="0" w:space="0" w:color="auto"/>
                <w:right w:val="none" w:sz="0" w:space="0" w:color="auto"/>
              </w:divBdr>
              <w:divsChild>
                <w:div w:id="670571970">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882553172">
          <w:marLeft w:val="0"/>
          <w:marRight w:val="0"/>
          <w:marTop w:val="0"/>
          <w:marBottom w:val="0"/>
          <w:divBdr>
            <w:top w:val="none" w:sz="0" w:space="0" w:color="auto"/>
            <w:left w:val="none" w:sz="0" w:space="0" w:color="auto"/>
            <w:bottom w:val="single" w:sz="6" w:space="18" w:color="24385B"/>
            <w:right w:val="none" w:sz="0" w:space="0" w:color="auto"/>
          </w:divBdr>
          <w:divsChild>
            <w:div w:id="886912272">
              <w:marLeft w:val="0"/>
              <w:marRight w:val="0"/>
              <w:marTop w:val="0"/>
              <w:marBottom w:val="0"/>
              <w:divBdr>
                <w:top w:val="none" w:sz="0" w:space="0" w:color="auto"/>
                <w:left w:val="none" w:sz="0" w:space="0" w:color="auto"/>
                <w:bottom w:val="none" w:sz="0" w:space="0" w:color="auto"/>
                <w:right w:val="none" w:sz="0" w:space="0" w:color="auto"/>
              </w:divBdr>
            </w:div>
            <w:div w:id="1073507105">
              <w:marLeft w:val="0"/>
              <w:marRight w:val="0"/>
              <w:marTop w:val="0"/>
              <w:marBottom w:val="0"/>
              <w:divBdr>
                <w:top w:val="none" w:sz="0" w:space="0" w:color="auto"/>
                <w:left w:val="none" w:sz="0" w:space="0" w:color="auto"/>
                <w:bottom w:val="none" w:sz="0" w:space="0" w:color="auto"/>
                <w:right w:val="none" w:sz="0" w:space="0" w:color="auto"/>
              </w:divBdr>
              <w:divsChild>
                <w:div w:id="957296308">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402024430">
          <w:marLeft w:val="0"/>
          <w:marRight w:val="0"/>
          <w:marTop w:val="0"/>
          <w:marBottom w:val="0"/>
          <w:divBdr>
            <w:top w:val="none" w:sz="0" w:space="0" w:color="auto"/>
            <w:left w:val="none" w:sz="0" w:space="0" w:color="auto"/>
            <w:bottom w:val="single" w:sz="6" w:space="18" w:color="24385B"/>
            <w:right w:val="none" w:sz="0" w:space="0" w:color="auto"/>
          </w:divBdr>
          <w:divsChild>
            <w:div w:id="2112970323">
              <w:marLeft w:val="0"/>
              <w:marRight w:val="0"/>
              <w:marTop w:val="0"/>
              <w:marBottom w:val="0"/>
              <w:divBdr>
                <w:top w:val="none" w:sz="0" w:space="0" w:color="auto"/>
                <w:left w:val="none" w:sz="0" w:space="0" w:color="auto"/>
                <w:bottom w:val="none" w:sz="0" w:space="0" w:color="auto"/>
                <w:right w:val="none" w:sz="0" w:space="0" w:color="auto"/>
              </w:divBdr>
            </w:div>
            <w:div w:id="2067219236">
              <w:marLeft w:val="0"/>
              <w:marRight w:val="0"/>
              <w:marTop w:val="0"/>
              <w:marBottom w:val="0"/>
              <w:divBdr>
                <w:top w:val="none" w:sz="0" w:space="0" w:color="auto"/>
                <w:left w:val="none" w:sz="0" w:space="0" w:color="auto"/>
                <w:bottom w:val="none" w:sz="0" w:space="0" w:color="auto"/>
                <w:right w:val="none" w:sz="0" w:space="0" w:color="auto"/>
              </w:divBdr>
              <w:divsChild>
                <w:div w:id="1080561855">
                  <w:marLeft w:val="0"/>
                  <w:marRight w:val="0"/>
                  <w:marTop w:val="0"/>
                  <w:marBottom w:val="0"/>
                  <w:divBdr>
                    <w:top w:val="single" w:sz="6" w:space="9" w:color="FF3933"/>
                    <w:left w:val="single" w:sz="6" w:space="9" w:color="FF3933"/>
                    <w:bottom w:val="single" w:sz="6" w:space="9" w:color="FF3933"/>
                    <w:right w:val="single" w:sz="6" w:space="30" w:color="FF3933"/>
                  </w:divBdr>
                </w:div>
              </w:divsChild>
            </w:div>
          </w:divsChild>
        </w:div>
        <w:div w:id="1776096688">
          <w:marLeft w:val="0"/>
          <w:marRight w:val="0"/>
          <w:marTop w:val="0"/>
          <w:marBottom w:val="0"/>
          <w:divBdr>
            <w:top w:val="none" w:sz="0" w:space="0" w:color="auto"/>
            <w:left w:val="none" w:sz="0" w:space="0" w:color="auto"/>
            <w:bottom w:val="single" w:sz="6" w:space="18" w:color="24385B"/>
            <w:right w:val="none" w:sz="0" w:space="0" w:color="auto"/>
          </w:divBdr>
          <w:divsChild>
            <w:div w:id="199174828">
              <w:marLeft w:val="0"/>
              <w:marRight w:val="0"/>
              <w:marTop w:val="0"/>
              <w:marBottom w:val="0"/>
              <w:divBdr>
                <w:top w:val="none" w:sz="0" w:space="0" w:color="auto"/>
                <w:left w:val="none" w:sz="0" w:space="0" w:color="auto"/>
                <w:bottom w:val="none" w:sz="0" w:space="0" w:color="auto"/>
                <w:right w:val="none" w:sz="0" w:space="0" w:color="auto"/>
              </w:divBdr>
            </w:div>
            <w:div w:id="607741538">
              <w:marLeft w:val="0"/>
              <w:marRight w:val="0"/>
              <w:marTop w:val="0"/>
              <w:marBottom w:val="0"/>
              <w:divBdr>
                <w:top w:val="none" w:sz="0" w:space="0" w:color="auto"/>
                <w:left w:val="none" w:sz="0" w:space="0" w:color="auto"/>
                <w:bottom w:val="none" w:sz="0" w:space="0" w:color="auto"/>
                <w:right w:val="none" w:sz="0" w:space="0" w:color="auto"/>
              </w:divBdr>
              <w:divsChild>
                <w:div w:id="186142156">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272008946">
          <w:marLeft w:val="0"/>
          <w:marRight w:val="0"/>
          <w:marTop w:val="0"/>
          <w:marBottom w:val="0"/>
          <w:divBdr>
            <w:top w:val="none" w:sz="0" w:space="0" w:color="auto"/>
            <w:left w:val="none" w:sz="0" w:space="0" w:color="auto"/>
            <w:bottom w:val="single" w:sz="6" w:space="18" w:color="24385B"/>
            <w:right w:val="none" w:sz="0" w:space="0" w:color="auto"/>
          </w:divBdr>
          <w:divsChild>
            <w:div w:id="396976039">
              <w:marLeft w:val="0"/>
              <w:marRight w:val="0"/>
              <w:marTop w:val="0"/>
              <w:marBottom w:val="0"/>
              <w:divBdr>
                <w:top w:val="none" w:sz="0" w:space="0" w:color="auto"/>
                <w:left w:val="none" w:sz="0" w:space="0" w:color="auto"/>
                <w:bottom w:val="none" w:sz="0" w:space="0" w:color="auto"/>
                <w:right w:val="none" w:sz="0" w:space="0" w:color="auto"/>
              </w:divBdr>
            </w:div>
            <w:div w:id="1312322570">
              <w:marLeft w:val="0"/>
              <w:marRight w:val="0"/>
              <w:marTop w:val="0"/>
              <w:marBottom w:val="0"/>
              <w:divBdr>
                <w:top w:val="none" w:sz="0" w:space="0" w:color="auto"/>
                <w:left w:val="none" w:sz="0" w:space="0" w:color="auto"/>
                <w:bottom w:val="none" w:sz="0" w:space="0" w:color="auto"/>
                <w:right w:val="none" w:sz="0" w:space="0" w:color="auto"/>
              </w:divBdr>
              <w:divsChild>
                <w:div w:id="787548970">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255364277">
          <w:marLeft w:val="0"/>
          <w:marRight w:val="0"/>
          <w:marTop w:val="0"/>
          <w:marBottom w:val="0"/>
          <w:divBdr>
            <w:top w:val="none" w:sz="0" w:space="0" w:color="auto"/>
            <w:left w:val="none" w:sz="0" w:space="0" w:color="auto"/>
            <w:bottom w:val="single" w:sz="6" w:space="18" w:color="24385B"/>
            <w:right w:val="none" w:sz="0" w:space="0" w:color="auto"/>
          </w:divBdr>
          <w:divsChild>
            <w:div w:id="1638758977">
              <w:marLeft w:val="0"/>
              <w:marRight w:val="0"/>
              <w:marTop w:val="0"/>
              <w:marBottom w:val="0"/>
              <w:divBdr>
                <w:top w:val="none" w:sz="0" w:space="0" w:color="auto"/>
                <w:left w:val="none" w:sz="0" w:space="0" w:color="auto"/>
                <w:bottom w:val="none" w:sz="0" w:space="0" w:color="auto"/>
                <w:right w:val="none" w:sz="0" w:space="0" w:color="auto"/>
              </w:divBdr>
            </w:div>
            <w:div w:id="1003703804">
              <w:marLeft w:val="0"/>
              <w:marRight w:val="0"/>
              <w:marTop w:val="0"/>
              <w:marBottom w:val="0"/>
              <w:divBdr>
                <w:top w:val="none" w:sz="0" w:space="0" w:color="auto"/>
                <w:left w:val="none" w:sz="0" w:space="0" w:color="auto"/>
                <w:bottom w:val="none" w:sz="0" w:space="0" w:color="auto"/>
                <w:right w:val="none" w:sz="0" w:space="0" w:color="auto"/>
              </w:divBdr>
              <w:divsChild>
                <w:div w:id="1149128881">
                  <w:marLeft w:val="0"/>
                  <w:marRight w:val="0"/>
                  <w:marTop w:val="0"/>
                  <w:marBottom w:val="0"/>
                  <w:divBdr>
                    <w:top w:val="single" w:sz="6" w:space="9" w:color="FF3933"/>
                    <w:left w:val="single" w:sz="6" w:space="9" w:color="FF3933"/>
                    <w:bottom w:val="single" w:sz="6" w:space="9" w:color="FF3933"/>
                    <w:right w:val="single" w:sz="6" w:space="30" w:color="FF3933"/>
                  </w:divBdr>
                </w:div>
              </w:divsChild>
            </w:div>
          </w:divsChild>
        </w:div>
        <w:div w:id="98835678">
          <w:marLeft w:val="0"/>
          <w:marRight w:val="0"/>
          <w:marTop w:val="0"/>
          <w:marBottom w:val="0"/>
          <w:divBdr>
            <w:top w:val="none" w:sz="0" w:space="0" w:color="auto"/>
            <w:left w:val="none" w:sz="0" w:space="0" w:color="auto"/>
            <w:bottom w:val="single" w:sz="6" w:space="18" w:color="24385B"/>
            <w:right w:val="none" w:sz="0" w:space="0" w:color="auto"/>
          </w:divBdr>
          <w:divsChild>
            <w:div w:id="1922374573">
              <w:marLeft w:val="0"/>
              <w:marRight w:val="0"/>
              <w:marTop w:val="0"/>
              <w:marBottom w:val="0"/>
              <w:divBdr>
                <w:top w:val="none" w:sz="0" w:space="0" w:color="auto"/>
                <w:left w:val="none" w:sz="0" w:space="0" w:color="auto"/>
                <w:bottom w:val="none" w:sz="0" w:space="0" w:color="auto"/>
                <w:right w:val="none" w:sz="0" w:space="0" w:color="auto"/>
              </w:divBdr>
            </w:div>
            <w:div w:id="1202785621">
              <w:marLeft w:val="0"/>
              <w:marRight w:val="0"/>
              <w:marTop w:val="0"/>
              <w:marBottom w:val="0"/>
              <w:divBdr>
                <w:top w:val="none" w:sz="0" w:space="0" w:color="auto"/>
                <w:left w:val="none" w:sz="0" w:space="0" w:color="auto"/>
                <w:bottom w:val="none" w:sz="0" w:space="0" w:color="auto"/>
                <w:right w:val="none" w:sz="0" w:space="0" w:color="auto"/>
              </w:divBdr>
              <w:divsChild>
                <w:div w:id="1301304588">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827549927">
          <w:marLeft w:val="0"/>
          <w:marRight w:val="0"/>
          <w:marTop w:val="0"/>
          <w:marBottom w:val="0"/>
          <w:divBdr>
            <w:top w:val="none" w:sz="0" w:space="0" w:color="auto"/>
            <w:left w:val="none" w:sz="0" w:space="0" w:color="auto"/>
            <w:bottom w:val="single" w:sz="6" w:space="18" w:color="24385B"/>
            <w:right w:val="none" w:sz="0" w:space="0" w:color="auto"/>
          </w:divBdr>
          <w:divsChild>
            <w:div w:id="39402737">
              <w:marLeft w:val="0"/>
              <w:marRight w:val="0"/>
              <w:marTop w:val="0"/>
              <w:marBottom w:val="0"/>
              <w:divBdr>
                <w:top w:val="none" w:sz="0" w:space="0" w:color="auto"/>
                <w:left w:val="none" w:sz="0" w:space="0" w:color="auto"/>
                <w:bottom w:val="none" w:sz="0" w:space="0" w:color="auto"/>
                <w:right w:val="none" w:sz="0" w:space="0" w:color="auto"/>
              </w:divBdr>
            </w:div>
            <w:div w:id="999891201">
              <w:marLeft w:val="0"/>
              <w:marRight w:val="0"/>
              <w:marTop w:val="0"/>
              <w:marBottom w:val="0"/>
              <w:divBdr>
                <w:top w:val="none" w:sz="0" w:space="0" w:color="auto"/>
                <w:left w:val="none" w:sz="0" w:space="0" w:color="auto"/>
                <w:bottom w:val="none" w:sz="0" w:space="0" w:color="auto"/>
                <w:right w:val="none" w:sz="0" w:space="0" w:color="auto"/>
              </w:divBdr>
              <w:divsChild>
                <w:div w:id="306056528">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211108523">
          <w:marLeft w:val="0"/>
          <w:marRight w:val="0"/>
          <w:marTop w:val="0"/>
          <w:marBottom w:val="0"/>
          <w:divBdr>
            <w:top w:val="none" w:sz="0" w:space="0" w:color="auto"/>
            <w:left w:val="none" w:sz="0" w:space="0" w:color="auto"/>
            <w:bottom w:val="single" w:sz="6" w:space="18" w:color="24385B"/>
            <w:right w:val="none" w:sz="0" w:space="0" w:color="auto"/>
          </w:divBdr>
          <w:divsChild>
            <w:div w:id="368116088">
              <w:marLeft w:val="0"/>
              <w:marRight w:val="0"/>
              <w:marTop w:val="0"/>
              <w:marBottom w:val="0"/>
              <w:divBdr>
                <w:top w:val="none" w:sz="0" w:space="0" w:color="auto"/>
                <w:left w:val="none" w:sz="0" w:space="0" w:color="auto"/>
                <w:bottom w:val="none" w:sz="0" w:space="0" w:color="auto"/>
                <w:right w:val="none" w:sz="0" w:space="0" w:color="auto"/>
              </w:divBdr>
            </w:div>
            <w:div w:id="576332157">
              <w:marLeft w:val="0"/>
              <w:marRight w:val="0"/>
              <w:marTop w:val="0"/>
              <w:marBottom w:val="0"/>
              <w:divBdr>
                <w:top w:val="none" w:sz="0" w:space="0" w:color="auto"/>
                <w:left w:val="none" w:sz="0" w:space="0" w:color="auto"/>
                <w:bottom w:val="none" w:sz="0" w:space="0" w:color="auto"/>
                <w:right w:val="none" w:sz="0" w:space="0" w:color="auto"/>
              </w:divBdr>
              <w:divsChild>
                <w:div w:id="1666861989">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83978514">
          <w:marLeft w:val="0"/>
          <w:marRight w:val="0"/>
          <w:marTop w:val="0"/>
          <w:marBottom w:val="0"/>
          <w:divBdr>
            <w:top w:val="none" w:sz="0" w:space="0" w:color="auto"/>
            <w:left w:val="none" w:sz="0" w:space="0" w:color="auto"/>
            <w:bottom w:val="single" w:sz="6" w:space="18" w:color="24385B"/>
            <w:right w:val="none" w:sz="0" w:space="0" w:color="auto"/>
          </w:divBdr>
          <w:divsChild>
            <w:div w:id="65349493">
              <w:marLeft w:val="0"/>
              <w:marRight w:val="0"/>
              <w:marTop w:val="0"/>
              <w:marBottom w:val="0"/>
              <w:divBdr>
                <w:top w:val="none" w:sz="0" w:space="0" w:color="auto"/>
                <w:left w:val="none" w:sz="0" w:space="0" w:color="auto"/>
                <w:bottom w:val="none" w:sz="0" w:space="0" w:color="auto"/>
                <w:right w:val="none" w:sz="0" w:space="0" w:color="auto"/>
              </w:divBdr>
            </w:div>
            <w:div w:id="39869063">
              <w:marLeft w:val="0"/>
              <w:marRight w:val="0"/>
              <w:marTop w:val="0"/>
              <w:marBottom w:val="0"/>
              <w:divBdr>
                <w:top w:val="none" w:sz="0" w:space="0" w:color="auto"/>
                <w:left w:val="none" w:sz="0" w:space="0" w:color="auto"/>
                <w:bottom w:val="none" w:sz="0" w:space="0" w:color="auto"/>
                <w:right w:val="none" w:sz="0" w:space="0" w:color="auto"/>
              </w:divBdr>
              <w:divsChild>
                <w:div w:id="1491873015">
                  <w:marLeft w:val="0"/>
                  <w:marRight w:val="0"/>
                  <w:marTop w:val="0"/>
                  <w:marBottom w:val="0"/>
                  <w:divBdr>
                    <w:top w:val="single" w:sz="6" w:space="9" w:color="FF3933"/>
                    <w:left w:val="single" w:sz="6" w:space="9" w:color="FF3933"/>
                    <w:bottom w:val="single" w:sz="6" w:space="9" w:color="FF3933"/>
                    <w:right w:val="single" w:sz="6" w:space="30" w:color="FF3933"/>
                  </w:divBdr>
                </w:div>
              </w:divsChild>
            </w:div>
          </w:divsChild>
        </w:div>
        <w:div w:id="1724408314">
          <w:marLeft w:val="0"/>
          <w:marRight w:val="0"/>
          <w:marTop w:val="0"/>
          <w:marBottom w:val="0"/>
          <w:divBdr>
            <w:top w:val="none" w:sz="0" w:space="0" w:color="auto"/>
            <w:left w:val="none" w:sz="0" w:space="0" w:color="auto"/>
            <w:bottom w:val="single" w:sz="6" w:space="18" w:color="24385B"/>
            <w:right w:val="none" w:sz="0" w:space="0" w:color="auto"/>
          </w:divBdr>
          <w:divsChild>
            <w:div w:id="1073939977">
              <w:marLeft w:val="0"/>
              <w:marRight w:val="0"/>
              <w:marTop w:val="0"/>
              <w:marBottom w:val="0"/>
              <w:divBdr>
                <w:top w:val="none" w:sz="0" w:space="0" w:color="auto"/>
                <w:left w:val="none" w:sz="0" w:space="0" w:color="auto"/>
                <w:bottom w:val="none" w:sz="0" w:space="0" w:color="auto"/>
                <w:right w:val="none" w:sz="0" w:space="0" w:color="auto"/>
              </w:divBdr>
            </w:div>
            <w:div w:id="862087962">
              <w:marLeft w:val="0"/>
              <w:marRight w:val="0"/>
              <w:marTop w:val="0"/>
              <w:marBottom w:val="0"/>
              <w:divBdr>
                <w:top w:val="none" w:sz="0" w:space="0" w:color="auto"/>
                <w:left w:val="none" w:sz="0" w:space="0" w:color="auto"/>
                <w:bottom w:val="none" w:sz="0" w:space="0" w:color="auto"/>
                <w:right w:val="none" w:sz="0" w:space="0" w:color="auto"/>
              </w:divBdr>
              <w:divsChild>
                <w:div w:id="343363551">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870293054">
          <w:marLeft w:val="0"/>
          <w:marRight w:val="0"/>
          <w:marTop w:val="0"/>
          <w:marBottom w:val="0"/>
          <w:divBdr>
            <w:top w:val="none" w:sz="0" w:space="0" w:color="auto"/>
            <w:left w:val="none" w:sz="0" w:space="0" w:color="auto"/>
            <w:bottom w:val="single" w:sz="6" w:space="18" w:color="24385B"/>
            <w:right w:val="none" w:sz="0" w:space="0" w:color="auto"/>
          </w:divBdr>
          <w:divsChild>
            <w:div w:id="1718973621">
              <w:marLeft w:val="0"/>
              <w:marRight w:val="0"/>
              <w:marTop w:val="0"/>
              <w:marBottom w:val="0"/>
              <w:divBdr>
                <w:top w:val="none" w:sz="0" w:space="0" w:color="auto"/>
                <w:left w:val="none" w:sz="0" w:space="0" w:color="auto"/>
                <w:bottom w:val="none" w:sz="0" w:space="0" w:color="auto"/>
                <w:right w:val="none" w:sz="0" w:space="0" w:color="auto"/>
              </w:divBdr>
            </w:div>
            <w:div w:id="23134671">
              <w:marLeft w:val="0"/>
              <w:marRight w:val="0"/>
              <w:marTop w:val="0"/>
              <w:marBottom w:val="0"/>
              <w:divBdr>
                <w:top w:val="none" w:sz="0" w:space="0" w:color="auto"/>
                <w:left w:val="none" w:sz="0" w:space="0" w:color="auto"/>
                <w:bottom w:val="none" w:sz="0" w:space="0" w:color="auto"/>
                <w:right w:val="none" w:sz="0" w:space="0" w:color="auto"/>
              </w:divBdr>
              <w:divsChild>
                <w:div w:id="2013219775">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420248008">
          <w:marLeft w:val="0"/>
          <w:marRight w:val="0"/>
          <w:marTop w:val="0"/>
          <w:marBottom w:val="0"/>
          <w:divBdr>
            <w:top w:val="none" w:sz="0" w:space="0" w:color="auto"/>
            <w:left w:val="none" w:sz="0" w:space="0" w:color="auto"/>
            <w:bottom w:val="single" w:sz="6" w:space="18" w:color="24385B"/>
            <w:right w:val="none" w:sz="0" w:space="0" w:color="auto"/>
          </w:divBdr>
          <w:divsChild>
            <w:div w:id="779757635">
              <w:marLeft w:val="0"/>
              <w:marRight w:val="0"/>
              <w:marTop w:val="0"/>
              <w:marBottom w:val="0"/>
              <w:divBdr>
                <w:top w:val="none" w:sz="0" w:space="0" w:color="auto"/>
                <w:left w:val="none" w:sz="0" w:space="0" w:color="auto"/>
                <w:bottom w:val="none" w:sz="0" w:space="0" w:color="auto"/>
                <w:right w:val="none" w:sz="0" w:space="0" w:color="auto"/>
              </w:divBdr>
            </w:div>
            <w:div w:id="1739087100">
              <w:marLeft w:val="0"/>
              <w:marRight w:val="0"/>
              <w:marTop w:val="0"/>
              <w:marBottom w:val="0"/>
              <w:divBdr>
                <w:top w:val="none" w:sz="0" w:space="0" w:color="auto"/>
                <w:left w:val="none" w:sz="0" w:space="0" w:color="auto"/>
                <w:bottom w:val="none" w:sz="0" w:space="0" w:color="auto"/>
                <w:right w:val="none" w:sz="0" w:space="0" w:color="auto"/>
              </w:divBdr>
              <w:divsChild>
                <w:div w:id="432019317">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061293029">
          <w:marLeft w:val="0"/>
          <w:marRight w:val="0"/>
          <w:marTop w:val="0"/>
          <w:marBottom w:val="0"/>
          <w:divBdr>
            <w:top w:val="none" w:sz="0" w:space="0" w:color="auto"/>
            <w:left w:val="none" w:sz="0" w:space="0" w:color="auto"/>
            <w:bottom w:val="single" w:sz="6" w:space="18" w:color="24385B"/>
            <w:right w:val="none" w:sz="0" w:space="0" w:color="auto"/>
          </w:divBdr>
          <w:divsChild>
            <w:div w:id="1821342334">
              <w:marLeft w:val="0"/>
              <w:marRight w:val="0"/>
              <w:marTop w:val="0"/>
              <w:marBottom w:val="0"/>
              <w:divBdr>
                <w:top w:val="none" w:sz="0" w:space="0" w:color="auto"/>
                <w:left w:val="none" w:sz="0" w:space="0" w:color="auto"/>
                <w:bottom w:val="none" w:sz="0" w:space="0" w:color="auto"/>
                <w:right w:val="none" w:sz="0" w:space="0" w:color="auto"/>
              </w:divBdr>
            </w:div>
            <w:div w:id="924415239">
              <w:marLeft w:val="0"/>
              <w:marRight w:val="0"/>
              <w:marTop w:val="0"/>
              <w:marBottom w:val="0"/>
              <w:divBdr>
                <w:top w:val="none" w:sz="0" w:space="0" w:color="auto"/>
                <w:left w:val="none" w:sz="0" w:space="0" w:color="auto"/>
                <w:bottom w:val="none" w:sz="0" w:space="0" w:color="auto"/>
                <w:right w:val="none" w:sz="0" w:space="0" w:color="auto"/>
              </w:divBdr>
              <w:divsChild>
                <w:div w:id="1537619389">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343098578">
          <w:marLeft w:val="0"/>
          <w:marRight w:val="0"/>
          <w:marTop w:val="0"/>
          <w:marBottom w:val="0"/>
          <w:divBdr>
            <w:top w:val="none" w:sz="0" w:space="0" w:color="auto"/>
            <w:left w:val="none" w:sz="0" w:space="0" w:color="auto"/>
            <w:bottom w:val="single" w:sz="6" w:space="18" w:color="24385B"/>
            <w:right w:val="none" w:sz="0" w:space="0" w:color="auto"/>
          </w:divBdr>
          <w:divsChild>
            <w:div w:id="1399790750">
              <w:marLeft w:val="0"/>
              <w:marRight w:val="0"/>
              <w:marTop w:val="0"/>
              <w:marBottom w:val="0"/>
              <w:divBdr>
                <w:top w:val="none" w:sz="0" w:space="0" w:color="auto"/>
                <w:left w:val="none" w:sz="0" w:space="0" w:color="auto"/>
                <w:bottom w:val="none" w:sz="0" w:space="0" w:color="auto"/>
                <w:right w:val="none" w:sz="0" w:space="0" w:color="auto"/>
              </w:divBdr>
            </w:div>
            <w:div w:id="1912157051">
              <w:marLeft w:val="0"/>
              <w:marRight w:val="0"/>
              <w:marTop w:val="0"/>
              <w:marBottom w:val="0"/>
              <w:divBdr>
                <w:top w:val="none" w:sz="0" w:space="0" w:color="auto"/>
                <w:left w:val="none" w:sz="0" w:space="0" w:color="auto"/>
                <w:bottom w:val="none" w:sz="0" w:space="0" w:color="auto"/>
                <w:right w:val="none" w:sz="0" w:space="0" w:color="auto"/>
              </w:divBdr>
              <w:divsChild>
                <w:div w:id="1727754234">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474297767">
          <w:marLeft w:val="0"/>
          <w:marRight w:val="0"/>
          <w:marTop w:val="0"/>
          <w:marBottom w:val="0"/>
          <w:divBdr>
            <w:top w:val="none" w:sz="0" w:space="0" w:color="auto"/>
            <w:left w:val="none" w:sz="0" w:space="0" w:color="auto"/>
            <w:bottom w:val="single" w:sz="6" w:space="18" w:color="24385B"/>
            <w:right w:val="none" w:sz="0" w:space="0" w:color="auto"/>
          </w:divBdr>
          <w:divsChild>
            <w:div w:id="1069495705">
              <w:marLeft w:val="0"/>
              <w:marRight w:val="0"/>
              <w:marTop w:val="0"/>
              <w:marBottom w:val="0"/>
              <w:divBdr>
                <w:top w:val="none" w:sz="0" w:space="0" w:color="auto"/>
                <w:left w:val="none" w:sz="0" w:space="0" w:color="auto"/>
                <w:bottom w:val="none" w:sz="0" w:space="0" w:color="auto"/>
                <w:right w:val="none" w:sz="0" w:space="0" w:color="auto"/>
              </w:divBdr>
            </w:div>
            <w:div w:id="1707364248">
              <w:marLeft w:val="0"/>
              <w:marRight w:val="0"/>
              <w:marTop w:val="0"/>
              <w:marBottom w:val="0"/>
              <w:divBdr>
                <w:top w:val="none" w:sz="0" w:space="0" w:color="auto"/>
                <w:left w:val="none" w:sz="0" w:space="0" w:color="auto"/>
                <w:bottom w:val="none" w:sz="0" w:space="0" w:color="auto"/>
                <w:right w:val="none" w:sz="0" w:space="0" w:color="auto"/>
              </w:divBdr>
              <w:divsChild>
                <w:div w:id="1306620608">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859127121">
          <w:marLeft w:val="0"/>
          <w:marRight w:val="0"/>
          <w:marTop w:val="0"/>
          <w:marBottom w:val="0"/>
          <w:divBdr>
            <w:top w:val="none" w:sz="0" w:space="0" w:color="auto"/>
            <w:left w:val="none" w:sz="0" w:space="0" w:color="auto"/>
            <w:bottom w:val="single" w:sz="6" w:space="18" w:color="24385B"/>
            <w:right w:val="none" w:sz="0" w:space="0" w:color="auto"/>
          </w:divBdr>
          <w:divsChild>
            <w:div w:id="1299266216">
              <w:marLeft w:val="0"/>
              <w:marRight w:val="0"/>
              <w:marTop w:val="0"/>
              <w:marBottom w:val="0"/>
              <w:divBdr>
                <w:top w:val="none" w:sz="0" w:space="0" w:color="auto"/>
                <w:left w:val="none" w:sz="0" w:space="0" w:color="auto"/>
                <w:bottom w:val="none" w:sz="0" w:space="0" w:color="auto"/>
                <w:right w:val="none" w:sz="0" w:space="0" w:color="auto"/>
              </w:divBdr>
            </w:div>
            <w:div w:id="856239822">
              <w:marLeft w:val="0"/>
              <w:marRight w:val="0"/>
              <w:marTop w:val="0"/>
              <w:marBottom w:val="0"/>
              <w:divBdr>
                <w:top w:val="none" w:sz="0" w:space="0" w:color="auto"/>
                <w:left w:val="none" w:sz="0" w:space="0" w:color="auto"/>
                <w:bottom w:val="none" w:sz="0" w:space="0" w:color="auto"/>
                <w:right w:val="none" w:sz="0" w:space="0" w:color="auto"/>
              </w:divBdr>
              <w:divsChild>
                <w:div w:id="1662461209">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779687652">
          <w:marLeft w:val="0"/>
          <w:marRight w:val="0"/>
          <w:marTop w:val="0"/>
          <w:marBottom w:val="0"/>
          <w:divBdr>
            <w:top w:val="none" w:sz="0" w:space="0" w:color="auto"/>
            <w:left w:val="none" w:sz="0" w:space="0" w:color="auto"/>
            <w:bottom w:val="single" w:sz="6" w:space="18" w:color="24385B"/>
            <w:right w:val="none" w:sz="0" w:space="0" w:color="auto"/>
          </w:divBdr>
          <w:divsChild>
            <w:div w:id="1415323115">
              <w:marLeft w:val="0"/>
              <w:marRight w:val="0"/>
              <w:marTop w:val="0"/>
              <w:marBottom w:val="0"/>
              <w:divBdr>
                <w:top w:val="none" w:sz="0" w:space="0" w:color="auto"/>
                <w:left w:val="none" w:sz="0" w:space="0" w:color="auto"/>
                <w:bottom w:val="none" w:sz="0" w:space="0" w:color="auto"/>
                <w:right w:val="none" w:sz="0" w:space="0" w:color="auto"/>
              </w:divBdr>
            </w:div>
            <w:div w:id="483470347">
              <w:marLeft w:val="0"/>
              <w:marRight w:val="0"/>
              <w:marTop w:val="0"/>
              <w:marBottom w:val="0"/>
              <w:divBdr>
                <w:top w:val="none" w:sz="0" w:space="0" w:color="auto"/>
                <w:left w:val="none" w:sz="0" w:space="0" w:color="auto"/>
                <w:bottom w:val="none" w:sz="0" w:space="0" w:color="auto"/>
                <w:right w:val="none" w:sz="0" w:space="0" w:color="auto"/>
              </w:divBdr>
              <w:divsChild>
                <w:div w:id="1440031423">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65762028">
          <w:marLeft w:val="0"/>
          <w:marRight w:val="0"/>
          <w:marTop w:val="0"/>
          <w:marBottom w:val="0"/>
          <w:divBdr>
            <w:top w:val="none" w:sz="0" w:space="0" w:color="auto"/>
            <w:left w:val="none" w:sz="0" w:space="0" w:color="auto"/>
            <w:bottom w:val="single" w:sz="6" w:space="18" w:color="24385B"/>
            <w:right w:val="none" w:sz="0" w:space="0" w:color="auto"/>
          </w:divBdr>
          <w:divsChild>
            <w:div w:id="856895419">
              <w:marLeft w:val="0"/>
              <w:marRight w:val="0"/>
              <w:marTop w:val="0"/>
              <w:marBottom w:val="0"/>
              <w:divBdr>
                <w:top w:val="none" w:sz="0" w:space="0" w:color="auto"/>
                <w:left w:val="none" w:sz="0" w:space="0" w:color="auto"/>
                <w:bottom w:val="none" w:sz="0" w:space="0" w:color="auto"/>
                <w:right w:val="none" w:sz="0" w:space="0" w:color="auto"/>
              </w:divBdr>
            </w:div>
            <w:div w:id="1302075187">
              <w:marLeft w:val="0"/>
              <w:marRight w:val="0"/>
              <w:marTop w:val="0"/>
              <w:marBottom w:val="0"/>
              <w:divBdr>
                <w:top w:val="none" w:sz="0" w:space="0" w:color="auto"/>
                <w:left w:val="none" w:sz="0" w:space="0" w:color="auto"/>
                <w:bottom w:val="none" w:sz="0" w:space="0" w:color="auto"/>
                <w:right w:val="none" w:sz="0" w:space="0" w:color="auto"/>
              </w:divBdr>
              <w:divsChild>
                <w:div w:id="933367257">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2084059245">
          <w:marLeft w:val="0"/>
          <w:marRight w:val="0"/>
          <w:marTop w:val="0"/>
          <w:marBottom w:val="0"/>
          <w:divBdr>
            <w:top w:val="none" w:sz="0" w:space="0" w:color="auto"/>
            <w:left w:val="none" w:sz="0" w:space="0" w:color="auto"/>
            <w:bottom w:val="single" w:sz="6" w:space="18" w:color="24385B"/>
            <w:right w:val="none" w:sz="0" w:space="0" w:color="auto"/>
          </w:divBdr>
          <w:divsChild>
            <w:div w:id="2017220672">
              <w:marLeft w:val="0"/>
              <w:marRight w:val="0"/>
              <w:marTop w:val="0"/>
              <w:marBottom w:val="0"/>
              <w:divBdr>
                <w:top w:val="none" w:sz="0" w:space="0" w:color="auto"/>
                <w:left w:val="none" w:sz="0" w:space="0" w:color="auto"/>
                <w:bottom w:val="none" w:sz="0" w:space="0" w:color="auto"/>
                <w:right w:val="none" w:sz="0" w:space="0" w:color="auto"/>
              </w:divBdr>
            </w:div>
            <w:div w:id="1300501168">
              <w:marLeft w:val="0"/>
              <w:marRight w:val="0"/>
              <w:marTop w:val="0"/>
              <w:marBottom w:val="0"/>
              <w:divBdr>
                <w:top w:val="none" w:sz="0" w:space="0" w:color="auto"/>
                <w:left w:val="none" w:sz="0" w:space="0" w:color="auto"/>
                <w:bottom w:val="none" w:sz="0" w:space="0" w:color="auto"/>
                <w:right w:val="none" w:sz="0" w:space="0" w:color="auto"/>
              </w:divBdr>
              <w:divsChild>
                <w:div w:id="726031385">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 w:id="102766638">
          <w:marLeft w:val="0"/>
          <w:marRight w:val="0"/>
          <w:marTop w:val="0"/>
          <w:marBottom w:val="0"/>
          <w:divBdr>
            <w:top w:val="none" w:sz="0" w:space="0" w:color="auto"/>
            <w:left w:val="none" w:sz="0" w:space="0" w:color="auto"/>
            <w:bottom w:val="single" w:sz="6" w:space="18" w:color="24385B"/>
            <w:right w:val="none" w:sz="0" w:space="0" w:color="auto"/>
          </w:divBdr>
          <w:divsChild>
            <w:div w:id="1184317254">
              <w:marLeft w:val="0"/>
              <w:marRight w:val="0"/>
              <w:marTop w:val="0"/>
              <w:marBottom w:val="0"/>
              <w:divBdr>
                <w:top w:val="none" w:sz="0" w:space="0" w:color="auto"/>
                <w:left w:val="none" w:sz="0" w:space="0" w:color="auto"/>
                <w:bottom w:val="none" w:sz="0" w:space="0" w:color="auto"/>
                <w:right w:val="none" w:sz="0" w:space="0" w:color="auto"/>
              </w:divBdr>
            </w:div>
            <w:div w:id="412551542">
              <w:marLeft w:val="0"/>
              <w:marRight w:val="0"/>
              <w:marTop w:val="0"/>
              <w:marBottom w:val="0"/>
              <w:divBdr>
                <w:top w:val="none" w:sz="0" w:space="0" w:color="auto"/>
                <w:left w:val="none" w:sz="0" w:space="0" w:color="auto"/>
                <w:bottom w:val="none" w:sz="0" w:space="0" w:color="auto"/>
                <w:right w:val="none" w:sz="0" w:space="0" w:color="auto"/>
              </w:divBdr>
              <w:divsChild>
                <w:div w:id="85734818">
                  <w:marLeft w:val="0"/>
                  <w:marRight w:val="0"/>
                  <w:marTop w:val="0"/>
                  <w:marBottom w:val="0"/>
                  <w:divBdr>
                    <w:top w:val="single" w:sz="6" w:space="9" w:color="98CA3F"/>
                    <w:left w:val="single" w:sz="6" w:space="9" w:color="98CA3F"/>
                    <w:bottom w:val="single" w:sz="6" w:space="9" w:color="98CA3F"/>
                    <w:right w:val="single" w:sz="6" w:space="30" w:color="98CA3F"/>
                  </w:divBdr>
                </w:div>
              </w:divsChild>
            </w:div>
          </w:divsChild>
        </w:div>
      </w:divsChild>
    </w:div>
    <w:div w:id="914900872">
      <w:bodyDiv w:val="1"/>
      <w:marLeft w:val="0"/>
      <w:marRight w:val="0"/>
      <w:marTop w:val="0"/>
      <w:marBottom w:val="0"/>
      <w:divBdr>
        <w:top w:val="none" w:sz="0" w:space="0" w:color="auto"/>
        <w:left w:val="none" w:sz="0" w:space="0" w:color="auto"/>
        <w:bottom w:val="none" w:sz="0" w:space="0" w:color="auto"/>
        <w:right w:val="none" w:sz="0" w:space="0" w:color="auto"/>
      </w:divBdr>
    </w:div>
    <w:div w:id="948314084">
      <w:bodyDiv w:val="1"/>
      <w:marLeft w:val="0"/>
      <w:marRight w:val="0"/>
      <w:marTop w:val="0"/>
      <w:marBottom w:val="0"/>
      <w:divBdr>
        <w:top w:val="none" w:sz="0" w:space="0" w:color="auto"/>
        <w:left w:val="none" w:sz="0" w:space="0" w:color="auto"/>
        <w:bottom w:val="none" w:sz="0" w:space="0" w:color="auto"/>
        <w:right w:val="none" w:sz="0" w:space="0" w:color="auto"/>
      </w:divBdr>
    </w:div>
    <w:div w:id="1045645587">
      <w:bodyDiv w:val="1"/>
      <w:marLeft w:val="0"/>
      <w:marRight w:val="0"/>
      <w:marTop w:val="0"/>
      <w:marBottom w:val="0"/>
      <w:divBdr>
        <w:top w:val="none" w:sz="0" w:space="0" w:color="auto"/>
        <w:left w:val="none" w:sz="0" w:space="0" w:color="auto"/>
        <w:bottom w:val="none" w:sz="0" w:space="0" w:color="auto"/>
        <w:right w:val="none" w:sz="0" w:space="0" w:color="auto"/>
      </w:divBdr>
    </w:div>
    <w:div w:id="1179850233">
      <w:bodyDiv w:val="1"/>
      <w:marLeft w:val="0"/>
      <w:marRight w:val="0"/>
      <w:marTop w:val="0"/>
      <w:marBottom w:val="0"/>
      <w:divBdr>
        <w:top w:val="none" w:sz="0" w:space="0" w:color="auto"/>
        <w:left w:val="none" w:sz="0" w:space="0" w:color="auto"/>
        <w:bottom w:val="none" w:sz="0" w:space="0" w:color="auto"/>
        <w:right w:val="none" w:sz="0" w:space="0" w:color="auto"/>
      </w:divBdr>
    </w:div>
    <w:div w:id="1248660105">
      <w:bodyDiv w:val="1"/>
      <w:marLeft w:val="0"/>
      <w:marRight w:val="0"/>
      <w:marTop w:val="0"/>
      <w:marBottom w:val="0"/>
      <w:divBdr>
        <w:top w:val="none" w:sz="0" w:space="0" w:color="auto"/>
        <w:left w:val="none" w:sz="0" w:space="0" w:color="auto"/>
        <w:bottom w:val="none" w:sz="0" w:space="0" w:color="auto"/>
        <w:right w:val="none" w:sz="0" w:space="0" w:color="auto"/>
      </w:divBdr>
    </w:div>
    <w:div w:id="1284650260">
      <w:bodyDiv w:val="1"/>
      <w:marLeft w:val="0"/>
      <w:marRight w:val="0"/>
      <w:marTop w:val="0"/>
      <w:marBottom w:val="0"/>
      <w:divBdr>
        <w:top w:val="none" w:sz="0" w:space="0" w:color="auto"/>
        <w:left w:val="none" w:sz="0" w:space="0" w:color="auto"/>
        <w:bottom w:val="none" w:sz="0" w:space="0" w:color="auto"/>
        <w:right w:val="none" w:sz="0" w:space="0" w:color="auto"/>
      </w:divBdr>
    </w:div>
    <w:div w:id="1322352502">
      <w:bodyDiv w:val="1"/>
      <w:marLeft w:val="0"/>
      <w:marRight w:val="0"/>
      <w:marTop w:val="0"/>
      <w:marBottom w:val="0"/>
      <w:divBdr>
        <w:top w:val="none" w:sz="0" w:space="0" w:color="auto"/>
        <w:left w:val="none" w:sz="0" w:space="0" w:color="auto"/>
        <w:bottom w:val="none" w:sz="0" w:space="0" w:color="auto"/>
        <w:right w:val="none" w:sz="0" w:space="0" w:color="auto"/>
      </w:divBdr>
    </w:div>
    <w:div w:id="1324162068">
      <w:bodyDiv w:val="1"/>
      <w:marLeft w:val="0"/>
      <w:marRight w:val="0"/>
      <w:marTop w:val="0"/>
      <w:marBottom w:val="0"/>
      <w:divBdr>
        <w:top w:val="none" w:sz="0" w:space="0" w:color="auto"/>
        <w:left w:val="none" w:sz="0" w:space="0" w:color="auto"/>
        <w:bottom w:val="none" w:sz="0" w:space="0" w:color="auto"/>
        <w:right w:val="none" w:sz="0" w:space="0" w:color="auto"/>
      </w:divBdr>
    </w:div>
    <w:div w:id="1371033673">
      <w:bodyDiv w:val="1"/>
      <w:marLeft w:val="0"/>
      <w:marRight w:val="0"/>
      <w:marTop w:val="0"/>
      <w:marBottom w:val="0"/>
      <w:divBdr>
        <w:top w:val="none" w:sz="0" w:space="0" w:color="auto"/>
        <w:left w:val="none" w:sz="0" w:space="0" w:color="auto"/>
        <w:bottom w:val="none" w:sz="0" w:space="0" w:color="auto"/>
        <w:right w:val="none" w:sz="0" w:space="0" w:color="auto"/>
      </w:divBdr>
    </w:div>
    <w:div w:id="1395659476">
      <w:bodyDiv w:val="1"/>
      <w:marLeft w:val="0"/>
      <w:marRight w:val="0"/>
      <w:marTop w:val="0"/>
      <w:marBottom w:val="0"/>
      <w:divBdr>
        <w:top w:val="none" w:sz="0" w:space="0" w:color="auto"/>
        <w:left w:val="none" w:sz="0" w:space="0" w:color="auto"/>
        <w:bottom w:val="none" w:sz="0" w:space="0" w:color="auto"/>
        <w:right w:val="none" w:sz="0" w:space="0" w:color="auto"/>
      </w:divBdr>
    </w:div>
    <w:div w:id="1399398811">
      <w:bodyDiv w:val="1"/>
      <w:marLeft w:val="0"/>
      <w:marRight w:val="0"/>
      <w:marTop w:val="0"/>
      <w:marBottom w:val="0"/>
      <w:divBdr>
        <w:top w:val="none" w:sz="0" w:space="0" w:color="auto"/>
        <w:left w:val="none" w:sz="0" w:space="0" w:color="auto"/>
        <w:bottom w:val="none" w:sz="0" w:space="0" w:color="auto"/>
        <w:right w:val="none" w:sz="0" w:space="0" w:color="auto"/>
      </w:divBdr>
    </w:div>
    <w:div w:id="1410229559">
      <w:bodyDiv w:val="1"/>
      <w:marLeft w:val="0"/>
      <w:marRight w:val="0"/>
      <w:marTop w:val="0"/>
      <w:marBottom w:val="0"/>
      <w:divBdr>
        <w:top w:val="none" w:sz="0" w:space="0" w:color="auto"/>
        <w:left w:val="none" w:sz="0" w:space="0" w:color="auto"/>
        <w:bottom w:val="none" w:sz="0" w:space="0" w:color="auto"/>
        <w:right w:val="none" w:sz="0" w:space="0" w:color="auto"/>
      </w:divBdr>
    </w:div>
    <w:div w:id="1420911549">
      <w:bodyDiv w:val="1"/>
      <w:marLeft w:val="0"/>
      <w:marRight w:val="0"/>
      <w:marTop w:val="0"/>
      <w:marBottom w:val="0"/>
      <w:divBdr>
        <w:top w:val="none" w:sz="0" w:space="0" w:color="auto"/>
        <w:left w:val="none" w:sz="0" w:space="0" w:color="auto"/>
        <w:bottom w:val="none" w:sz="0" w:space="0" w:color="auto"/>
        <w:right w:val="none" w:sz="0" w:space="0" w:color="auto"/>
      </w:divBdr>
    </w:div>
    <w:div w:id="1503811771">
      <w:bodyDiv w:val="1"/>
      <w:marLeft w:val="0"/>
      <w:marRight w:val="0"/>
      <w:marTop w:val="0"/>
      <w:marBottom w:val="0"/>
      <w:divBdr>
        <w:top w:val="none" w:sz="0" w:space="0" w:color="auto"/>
        <w:left w:val="none" w:sz="0" w:space="0" w:color="auto"/>
        <w:bottom w:val="none" w:sz="0" w:space="0" w:color="auto"/>
        <w:right w:val="none" w:sz="0" w:space="0" w:color="auto"/>
      </w:divBdr>
    </w:div>
    <w:div w:id="1517378496">
      <w:bodyDiv w:val="1"/>
      <w:marLeft w:val="0"/>
      <w:marRight w:val="0"/>
      <w:marTop w:val="0"/>
      <w:marBottom w:val="0"/>
      <w:divBdr>
        <w:top w:val="none" w:sz="0" w:space="0" w:color="auto"/>
        <w:left w:val="none" w:sz="0" w:space="0" w:color="auto"/>
        <w:bottom w:val="none" w:sz="0" w:space="0" w:color="auto"/>
        <w:right w:val="none" w:sz="0" w:space="0" w:color="auto"/>
      </w:divBdr>
    </w:div>
    <w:div w:id="1534730921">
      <w:bodyDiv w:val="1"/>
      <w:marLeft w:val="0"/>
      <w:marRight w:val="0"/>
      <w:marTop w:val="0"/>
      <w:marBottom w:val="0"/>
      <w:divBdr>
        <w:top w:val="none" w:sz="0" w:space="0" w:color="auto"/>
        <w:left w:val="none" w:sz="0" w:space="0" w:color="auto"/>
        <w:bottom w:val="none" w:sz="0" w:space="0" w:color="auto"/>
        <w:right w:val="none" w:sz="0" w:space="0" w:color="auto"/>
      </w:divBdr>
    </w:div>
    <w:div w:id="1541623357">
      <w:bodyDiv w:val="1"/>
      <w:marLeft w:val="0"/>
      <w:marRight w:val="0"/>
      <w:marTop w:val="0"/>
      <w:marBottom w:val="0"/>
      <w:divBdr>
        <w:top w:val="none" w:sz="0" w:space="0" w:color="auto"/>
        <w:left w:val="none" w:sz="0" w:space="0" w:color="auto"/>
        <w:bottom w:val="none" w:sz="0" w:space="0" w:color="auto"/>
        <w:right w:val="none" w:sz="0" w:space="0" w:color="auto"/>
      </w:divBdr>
    </w:div>
    <w:div w:id="1544708584">
      <w:bodyDiv w:val="1"/>
      <w:marLeft w:val="0"/>
      <w:marRight w:val="0"/>
      <w:marTop w:val="0"/>
      <w:marBottom w:val="0"/>
      <w:divBdr>
        <w:top w:val="none" w:sz="0" w:space="0" w:color="auto"/>
        <w:left w:val="none" w:sz="0" w:space="0" w:color="auto"/>
        <w:bottom w:val="none" w:sz="0" w:space="0" w:color="auto"/>
        <w:right w:val="none" w:sz="0" w:space="0" w:color="auto"/>
      </w:divBdr>
    </w:div>
    <w:div w:id="1584988602">
      <w:bodyDiv w:val="1"/>
      <w:marLeft w:val="0"/>
      <w:marRight w:val="0"/>
      <w:marTop w:val="0"/>
      <w:marBottom w:val="0"/>
      <w:divBdr>
        <w:top w:val="none" w:sz="0" w:space="0" w:color="auto"/>
        <w:left w:val="none" w:sz="0" w:space="0" w:color="auto"/>
        <w:bottom w:val="none" w:sz="0" w:space="0" w:color="auto"/>
        <w:right w:val="none" w:sz="0" w:space="0" w:color="auto"/>
      </w:divBdr>
    </w:div>
    <w:div w:id="1705134306">
      <w:bodyDiv w:val="1"/>
      <w:marLeft w:val="0"/>
      <w:marRight w:val="0"/>
      <w:marTop w:val="0"/>
      <w:marBottom w:val="0"/>
      <w:divBdr>
        <w:top w:val="none" w:sz="0" w:space="0" w:color="auto"/>
        <w:left w:val="none" w:sz="0" w:space="0" w:color="auto"/>
        <w:bottom w:val="none" w:sz="0" w:space="0" w:color="auto"/>
        <w:right w:val="none" w:sz="0" w:space="0" w:color="auto"/>
      </w:divBdr>
    </w:div>
    <w:div w:id="1741782638">
      <w:bodyDiv w:val="1"/>
      <w:marLeft w:val="0"/>
      <w:marRight w:val="0"/>
      <w:marTop w:val="0"/>
      <w:marBottom w:val="0"/>
      <w:divBdr>
        <w:top w:val="none" w:sz="0" w:space="0" w:color="auto"/>
        <w:left w:val="none" w:sz="0" w:space="0" w:color="auto"/>
        <w:bottom w:val="none" w:sz="0" w:space="0" w:color="auto"/>
        <w:right w:val="none" w:sz="0" w:space="0" w:color="auto"/>
      </w:divBdr>
    </w:div>
    <w:div w:id="1788313068">
      <w:bodyDiv w:val="1"/>
      <w:marLeft w:val="0"/>
      <w:marRight w:val="0"/>
      <w:marTop w:val="0"/>
      <w:marBottom w:val="0"/>
      <w:divBdr>
        <w:top w:val="none" w:sz="0" w:space="0" w:color="auto"/>
        <w:left w:val="none" w:sz="0" w:space="0" w:color="auto"/>
        <w:bottom w:val="none" w:sz="0" w:space="0" w:color="auto"/>
        <w:right w:val="none" w:sz="0" w:space="0" w:color="auto"/>
      </w:divBdr>
    </w:div>
    <w:div w:id="1870794693">
      <w:bodyDiv w:val="1"/>
      <w:marLeft w:val="0"/>
      <w:marRight w:val="0"/>
      <w:marTop w:val="0"/>
      <w:marBottom w:val="0"/>
      <w:divBdr>
        <w:top w:val="none" w:sz="0" w:space="0" w:color="auto"/>
        <w:left w:val="none" w:sz="0" w:space="0" w:color="auto"/>
        <w:bottom w:val="none" w:sz="0" w:space="0" w:color="auto"/>
        <w:right w:val="none" w:sz="0" w:space="0" w:color="auto"/>
      </w:divBdr>
    </w:div>
    <w:div w:id="2120634975">
      <w:bodyDiv w:val="1"/>
      <w:marLeft w:val="0"/>
      <w:marRight w:val="0"/>
      <w:marTop w:val="0"/>
      <w:marBottom w:val="0"/>
      <w:divBdr>
        <w:top w:val="none" w:sz="0" w:space="0" w:color="auto"/>
        <w:left w:val="none" w:sz="0" w:space="0" w:color="auto"/>
        <w:bottom w:val="none" w:sz="0" w:space="0" w:color="auto"/>
        <w:right w:val="none" w:sz="0" w:space="0" w:color="auto"/>
      </w:divBdr>
    </w:div>
    <w:div w:id="214238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latzi.com/cursos/curso-de-thick-data/" TargetMode="External"/><Relationship Id="rId39" Type="http://schemas.openxmlformats.org/officeDocument/2006/relationships/image" Target="media/image24.jpeg"/><Relationship Id="rId21" Type="http://schemas.openxmlformats.org/officeDocument/2006/relationships/hyperlink" Target="https://platzi.com/cursos/postgresql/" TargetMode="External"/><Relationship Id="rId34" Type="http://schemas.openxmlformats.org/officeDocument/2006/relationships/image" Target="media/image20.png"/><Relationship Id="rId42" Type="http://schemas.openxmlformats.org/officeDocument/2006/relationships/hyperlink" Target="https://es.wikipedia.org/wiki/Estad%C3%ADstica"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es.wikipedia.org/wiki/Miner%C3%ADa_de_datos" TargetMode="External"/><Relationship Id="rId45"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bit.ly/3kOupic" TargetMode="Externa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s://medium.com/locale-ai/site-planning-using-location-data-ae7814973521" TargetMode="External"/><Relationship Id="rId19" Type="http://schemas.openxmlformats.org/officeDocument/2006/relationships/image" Target="media/image12.jpeg"/><Relationship Id="rId31" Type="http://schemas.openxmlformats.org/officeDocument/2006/relationships/image" Target="media/image17.jpe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blog.globalforestwatch.org/data-and-research/" TargetMode="External"/><Relationship Id="rId14" Type="http://schemas.openxmlformats.org/officeDocument/2006/relationships/image" Target="media/image7.png"/><Relationship Id="rId22" Type="http://schemas.openxmlformats.org/officeDocument/2006/relationships/hyperlink" Target="https://platzi.com/cursos/practico-sql/(url)" TargetMode="External"/><Relationship Id="rId27" Type="http://schemas.openxmlformats.org/officeDocument/2006/relationships/hyperlink" Target="https://platzi.com/cursos/canvas/" TargetMode="Externa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es.wikipedia.org/wiki/Ling%C3%BC%C3%ADstica_computacional" TargetMode="External"/><Relationship Id="rId48" Type="http://schemas.openxmlformats.org/officeDocument/2006/relationships/theme" Target="theme/theme1.xml"/><Relationship Id="rId8" Type="http://schemas.openxmlformats.org/officeDocument/2006/relationships/hyperlink" Target="https://www.unicef.org/innov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platzi.com/cursos/storytelling/" TargetMode="External"/><Relationship Id="rId33" Type="http://schemas.openxmlformats.org/officeDocument/2006/relationships/image" Target="media/image19.jpeg"/><Relationship Id="rId38" Type="http://schemas.openxmlformats.org/officeDocument/2006/relationships/hyperlink" Target="https://www.inegi.org.mx/app/animotuitero/" TargetMode="External"/><Relationship Id="rId46" Type="http://schemas.openxmlformats.org/officeDocument/2006/relationships/image" Target="media/image27.jpeg"/><Relationship Id="rId20" Type="http://schemas.openxmlformats.org/officeDocument/2006/relationships/hyperlink" Target="https://platzi.com/cursos/bd/" TargetMode="External"/><Relationship Id="rId41" Type="http://schemas.openxmlformats.org/officeDocument/2006/relationships/hyperlink" Target="https://es.wikipedia.org/wiki/Aprendizaje_autom%C3%A1t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7574</TotalTime>
  <Pages>20</Pages>
  <Words>4171</Words>
  <Characters>23776</Characters>
  <Application>Microsoft Office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Alquileres</dc:creator>
  <cp:keywords/>
  <dc:description/>
  <cp:lastModifiedBy>Alquileres</cp:lastModifiedBy>
  <cp:revision>7</cp:revision>
  <dcterms:created xsi:type="dcterms:W3CDTF">2020-12-21T03:41:00Z</dcterms:created>
  <dcterms:modified xsi:type="dcterms:W3CDTF">2021-03-29T23:37:00Z</dcterms:modified>
</cp:coreProperties>
</file>